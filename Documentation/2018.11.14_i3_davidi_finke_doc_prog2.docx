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3048" w:rsidRDefault="00235B0B" w:rsidP="006E4EEE">
      <w:pPr>
        <w:pStyle w:val="TitoloPagina1"/>
      </w:pPr>
      <w:r>
        <w:t>Progetto 2</w:t>
      </w:r>
      <w:r w:rsidR="00AB05BB" w:rsidRPr="00D03EA1">
        <w:br w:type="page"/>
      </w:r>
      <w:r w:rsidR="00AB05BB" w:rsidRPr="00D03EA1">
        <w:fldChar w:fldCharType="begin"/>
      </w:r>
      <w:r w:rsidR="00AB05BB" w:rsidRPr="00D03EA1">
        <w:instrText xml:space="preserve"> TOC \o "1-3" </w:instrText>
      </w:r>
      <w:r w:rsidR="00AB05BB" w:rsidRPr="00D03EA1">
        <w:fldChar w:fldCharType="separate"/>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lastRenderedPageBreak/>
        <w:t>1</w:t>
      </w:r>
      <w:r w:rsidRPr="00BD0E15">
        <w:rPr>
          <w:rFonts w:ascii="Calibri" w:hAnsi="Calibri"/>
          <w:noProof/>
          <w:sz w:val="22"/>
          <w:szCs w:val="22"/>
          <w:lang w:eastAsia="it-CH"/>
        </w:rPr>
        <w:tab/>
      </w:r>
      <w:r w:rsidRPr="00EE6E78">
        <w:rPr>
          <w:noProof/>
          <w:lang w:val="it-IT"/>
        </w:rPr>
        <w:t>Introduzione</w:t>
      </w:r>
      <w:r>
        <w:rPr>
          <w:noProof/>
        </w:rPr>
        <w:tab/>
      </w:r>
      <w:r>
        <w:rPr>
          <w:noProof/>
        </w:rPr>
        <w:fldChar w:fldCharType="begin"/>
      </w:r>
      <w:r>
        <w:rPr>
          <w:noProof/>
        </w:rPr>
        <w:instrText xml:space="preserve"> PAGEREF _Toc491247126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1.1</w:t>
      </w:r>
      <w:r w:rsidRPr="00BD0E15">
        <w:rPr>
          <w:rFonts w:ascii="Calibri" w:hAnsi="Calibri"/>
          <w:noProof/>
          <w:sz w:val="22"/>
          <w:szCs w:val="22"/>
          <w:lang w:eastAsia="it-CH"/>
        </w:rPr>
        <w:tab/>
      </w:r>
      <w:r>
        <w:rPr>
          <w:noProof/>
        </w:rPr>
        <w:t>Informazioni sul progetto</w:t>
      </w:r>
      <w:r>
        <w:rPr>
          <w:noProof/>
        </w:rPr>
        <w:tab/>
      </w:r>
      <w:r>
        <w:rPr>
          <w:noProof/>
        </w:rPr>
        <w:fldChar w:fldCharType="begin"/>
      </w:r>
      <w:r>
        <w:rPr>
          <w:noProof/>
        </w:rPr>
        <w:instrText xml:space="preserve"> PAGEREF _Toc491247127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1.2</w:t>
      </w:r>
      <w:r w:rsidRPr="00BD0E15">
        <w:rPr>
          <w:rFonts w:ascii="Calibri" w:hAnsi="Calibri"/>
          <w:noProof/>
          <w:sz w:val="22"/>
          <w:szCs w:val="22"/>
          <w:lang w:eastAsia="it-CH"/>
        </w:rPr>
        <w:tab/>
      </w:r>
      <w:r>
        <w:rPr>
          <w:noProof/>
        </w:rPr>
        <w:t>Abstract</w:t>
      </w:r>
      <w:r>
        <w:rPr>
          <w:noProof/>
        </w:rPr>
        <w:tab/>
      </w:r>
      <w:r>
        <w:rPr>
          <w:noProof/>
        </w:rPr>
        <w:fldChar w:fldCharType="begin"/>
      </w:r>
      <w:r>
        <w:rPr>
          <w:noProof/>
        </w:rPr>
        <w:instrText xml:space="preserve"> PAGEREF _Toc491247128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1.3</w:t>
      </w:r>
      <w:r w:rsidRPr="00BD0E15">
        <w:rPr>
          <w:rFonts w:ascii="Calibri" w:hAnsi="Calibri"/>
          <w:noProof/>
          <w:sz w:val="22"/>
          <w:szCs w:val="22"/>
          <w:lang w:eastAsia="it-CH"/>
        </w:rPr>
        <w:tab/>
      </w:r>
      <w:r>
        <w:rPr>
          <w:noProof/>
        </w:rPr>
        <w:t>Scopo</w:t>
      </w:r>
      <w:r>
        <w:rPr>
          <w:noProof/>
        </w:rPr>
        <w:tab/>
      </w:r>
      <w:r>
        <w:rPr>
          <w:noProof/>
        </w:rPr>
        <w:fldChar w:fldCharType="begin"/>
      </w:r>
      <w:r>
        <w:rPr>
          <w:noProof/>
        </w:rPr>
        <w:instrText xml:space="preserve"> PAGEREF _Toc491247129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right" w:leader="dot" w:pos="9628"/>
        </w:tabs>
        <w:rPr>
          <w:rFonts w:ascii="Calibri" w:hAnsi="Calibri"/>
          <w:noProof/>
          <w:sz w:val="22"/>
          <w:szCs w:val="22"/>
          <w:lang w:eastAsia="it-CH"/>
        </w:rPr>
      </w:pPr>
      <w:r>
        <w:rPr>
          <w:noProof/>
        </w:rPr>
        <w:t>Analisi</w:t>
      </w:r>
      <w:r>
        <w:rPr>
          <w:noProof/>
        </w:rPr>
        <w:tab/>
      </w:r>
      <w:r>
        <w:rPr>
          <w:noProof/>
        </w:rPr>
        <w:fldChar w:fldCharType="begin"/>
      </w:r>
      <w:r>
        <w:rPr>
          <w:noProof/>
        </w:rPr>
        <w:instrText xml:space="preserve"> PAGEREF _Toc491247130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1.4</w:t>
      </w:r>
      <w:r w:rsidRPr="00BD0E15">
        <w:rPr>
          <w:rFonts w:ascii="Calibri" w:hAnsi="Calibri"/>
          <w:noProof/>
          <w:sz w:val="22"/>
          <w:szCs w:val="22"/>
          <w:lang w:eastAsia="it-CH"/>
        </w:rPr>
        <w:tab/>
      </w:r>
      <w:r>
        <w:rPr>
          <w:noProof/>
        </w:rPr>
        <w:t>Analisi del dominio</w:t>
      </w:r>
      <w:r>
        <w:rPr>
          <w:noProof/>
        </w:rPr>
        <w:tab/>
      </w:r>
      <w:r>
        <w:rPr>
          <w:noProof/>
        </w:rPr>
        <w:fldChar w:fldCharType="begin"/>
      </w:r>
      <w:r>
        <w:rPr>
          <w:noProof/>
        </w:rPr>
        <w:instrText xml:space="preserve"> PAGEREF _Toc491247131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1.5</w:t>
      </w:r>
      <w:r w:rsidRPr="00BD0E15">
        <w:rPr>
          <w:rFonts w:ascii="Calibri" w:hAnsi="Calibri"/>
          <w:noProof/>
          <w:sz w:val="22"/>
          <w:szCs w:val="22"/>
          <w:lang w:eastAsia="it-CH"/>
        </w:rPr>
        <w:tab/>
      </w:r>
      <w:r>
        <w:rPr>
          <w:noProof/>
        </w:rPr>
        <w:t>Analisi e specifica dei requisiti</w:t>
      </w:r>
      <w:r>
        <w:rPr>
          <w:noProof/>
        </w:rPr>
        <w:tab/>
      </w:r>
      <w:r>
        <w:rPr>
          <w:noProof/>
        </w:rPr>
        <w:fldChar w:fldCharType="begin"/>
      </w:r>
      <w:r>
        <w:rPr>
          <w:noProof/>
        </w:rPr>
        <w:instrText xml:space="preserve"> PAGEREF _Toc491247132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1.6</w:t>
      </w:r>
      <w:r w:rsidRPr="00BD0E15">
        <w:rPr>
          <w:rFonts w:ascii="Calibri" w:hAnsi="Calibri"/>
          <w:noProof/>
          <w:sz w:val="22"/>
          <w:szCs w:val="22"/>
          <w:lang w:eastAsia="it-CH"/>
        </w:rPr>
        <w:tab/>
      </w:r>
      <w:r>
        <w:rPr>
          <w:noProof/>
        </w:rPr>
        <w:t>Use case</w:t>
      </w:r>
      <w:r>
        <w:rPr>
          <w:noProof/>
        </w:rPr>
        <w:tab/>
      </w:r>
      <w:r>
        <w:rPr>
          <w:noProof/>
        </w:rPr>
        <w:fldChar w:fldCharType="begin"/>
      </w:r>
      <w:r>
        <w:rPr>
          <w:noProof/>
        </w:rPr>
        <w:instrText xml:space="preserve"> PAGEREF _Toc491247133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1.7</w:t>
      </w:r>
      <w:r w:rsidRPr="00BD0E15">
        <w:rPr>
          <w:rFonts w:ascii="Calibri" w:hAnsi="Calibri"/>
          <w:noProof/>
          <w:sz w:val="22"/>
          <w:szCs w:val="22"/>
          <w:lang w:eastAsia="it-CH"/>
        </w:rPr>
        <w:tab/>
      </w:r>
      <w:r>
        <w:rPr>
          <w:noProof/>
        </w:rPr>
        <w:t>Pianificazione</w:t>
      </w:r>
      <w:r>
        <w:rPr>
          <w:noProof/>
        </w:rPr>
        <w:tab/>
      </w:r>
      <w:r>
        <w:rPr>
          <w:noProof/>
        </w:rPr>
        <w:fldChar w:fldCharType="begin"/>
      </w:r>
      <w:r>
        <w:rPr>
          <w:noProof/>
        </w:rPr>
        <w:instrText xml:space="preserve"> PAGEREF _Toc491247134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1.8</w:t>
      </w:r>
      <w:r w:rsidRPr="00BD0E15">
        <w:rPr>
          <w:rFonts w:ascii="Calibri" w:hAnsi="Calibri"/>
          <w:noProof/>
          <w:sz w:val="22"/>
          <w:szCs w:val="22"/>
          <w:lang w:eastAsia="it-CH"/>
        </w:rPr>
        <w:tab/>
      </w:r>
      <w:r>
        <w:rPr>
          <w:noProof/>
        </w:rPr>
        <w:t>Analisi dei mezzi</w:t>
      </w:r>
      <w:r>
        <w:rPr>
          <w:noProof/>
        </w:rPr>
        <w:tab/>
      </w:r>
      <w:r>
        <w:rPr>
          <w:noProof/>
        </w:rPr>
        <w:fldChar w:fldCharType="begin"/>
      </w:r>
      <w:r>
        <w:rPr>
          <w:noProof/>
        </w:rPr>
        <w:instrText xml:space="preserve"> PAGEREF _Toc491247135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1.8.1</w:t>
      </w:r>
      <w:r w:rsidRPr="00BD0E15">
        <w:rPr>
          <w:rFonts w:ascii="Calibri" w:hAnsi="Calibri"/>
          <w:noProof/>
          <w:sz w:val="22"/>
          <w:szCs w:val="22"/>
          <w:lang w:eastAsia="it-CH"/>
        </w:rPr>
        <w:tab/>
      </w:r>
      <w:r>
        <w:rPr>
          <w:noProof/>
        </w:rPr>
        <w:t>Software</w:t>
      </w:r>
      <w:r>
        <w:rPr>
          <w:noProof/>
        </w:rPr>
        <w:tab/>
      </w:r>
      <w:r>
        <w:rPr>
          <w:noProof/>
        </w:rPr>
        <w:fldChar w:fldCharType="begin"/>
      </w:r>
      <w:r>
        <w:rPr>
          <w:noProof/>
        </w:rPr>
        <w:instrText xml:space="preserve"> PAGEREF _Toc491247136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1.8.2</w:t>
      </w:r>
      <w:r w:rsidRPr="00BD0E15">
        <w:rPr>
          <w:rFonts w:ascii="Calibri" w:hAnsi="Calibri"/>
          <w:noProof/>
          <w:sz w:val="22"/>
          <w:szCs w:val="22"/>
          <w:lang w:eastAsia="it-CH"/>
        </w:rPr>
        <w:tab/>
      </w:r>
      <w:r>
        <w:rPr>
          <w:noProof/>
        </w:rPr>
        <w:t>Hardware</w:t>
      </w:r>
      <w:r>
        <w:rPr>
          <w:noProof/>
        </w:rPr>
        <w:tab/>
      </w:r>
      <w:r>
        <w:rPr>
          <w:noProof/>
        </w:rPr>
        <w:fldChar w:fldCharType="begin"/>
      </w:r>
      <w:r>
        <w:rPr>
          <w:noProof/>
        </w:rPr>
        <w:instrText xml:space="preserve"> PAGEREF _Toc491247137 \h </w:instrText>
      </w:r>
      <w:r>
        <w:rPr>
          <w:noProof/>
        </w:rPr>
      </w:r>
      <w:r>
        <w:rPr>
          <w:noProof/>
        </w:rPr>
        <w:fldChar w:fldCharType="separate"/>
      </w:r>
      <w:r>
        <w:rPr>
          <w:noProof/>
        </w:rPr>
        <w:t>6</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2</w:t>
      </w:r>
      <w:r w:rsidRPr="00BD0E15">
        <w:rPr>
          <w:rFonts w:ascii="Calibri" w:hAnsi="Calibri"/>
          <w:noProof/>
          <w:sz w:val="22"/>
          <w:szCs w:val="22"/>
          <w:lang w:eastAsia="it-CH"/>
        </w:rPr>
        <w:tab/>
      </w:r>
      <w:r>
        <w:rPr>
          <w:noProof/>
        </w:rPr>
        <w:t>Progettazione</w:t>
      </w:r>
      <w:r>
        <w:rPr>
          <w:noProof/>
        </w:rPr>
        <w:tab/>
      </w:r>
      <w:r>
        <w:rPr>
          <w:noProof/>
        </w:rPr>
        <w:fldChar w:fldCharType="begin"/>
      </w:r>
      <w:r>
        <w:rPr>
          <w:noProof/>
        </w:rPr>
        <w:instrText xml:space="preserve"> PAGEREF _Toc491247138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2.1</w:t>
      </w:r>
      <w:r w:rsidRPr="00BD0E15">
        <w:rPr>
          <w:rFonts w:ascii="Calibri" w:hAnsi="Calibri"/>
          <w:noProof/>
          <w:sz w:val="22"/>
          <w:szCs w:val="22"/>
          <w:lang w:eastAsia="it-CH"/>
        </w:rPr>
        <w:tab/>
      </w:r>
      <w:r>
        <w:rPr>
          <w:noProof/>
        </w:rPr>
        <w:t>Design dell’architettura del sistema</w:t>
      </w:r>
      <w:r>
        <w:rPr>
          <w:noProof/>
        </w:rPr>
        <w:tab/>
      </w:r>
      <w:r>
        <w:rPr>
          <w:noProof/>
        </w:rPr>
        <w:fldChar w:fldCharType="begin"/>
      </w:r>
      <w:r>
        <w:rPr>
          <w:noProof/>
        </w:rPr>
        <w:instrText xml:space="preserve"> PAGEREF _Toc491247139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2.2</w:t>
      </w:r>
      <w:r w:rsidRPr="00BD0E15">
        <w:rPr>
          <w:rFonts w:ascii="Calibri" w:hAnsi="Calibri"/>
          <w:noProof/>
          <w:sz w:val="22"/>
          <w:szCs w:val="22"/>
          <w:lang w:eastAsia="it-CH"/>
        </w:rPr>
        <w:tab/>
      </w:r>
      <w:r>
        <w:rPr>
          <w:noProof/>
        </w:rPr>
        <w:t>Design dei dati e database</w:t>
      </w:r>
      <w:r>
        <w:rPr>
          <w:noProof/>
        </w:rPr>
        <w:tab/>
      </w:r>
      <w:r>
        <w:rPr>
          <w:noProof/>
        </w:rPr>
        <w:fldChar w:fldCharType="begin"/>
      </w:r>
      <w:r>
        <w:rPr>
          <w:noProof/>
        </w:rPr>
        <w:instrText xml:space="preserve"> PAGEREF _Toc491247140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2.3</w:t>
      </w:r>
      <w:r w:rsidRPr="00BD0E15">
        <w:rPr>
          <w:rFonts w:ascii="Calibri" w:hAnsi="Calibri"/>
          <w:noProof/>
          <w:sz w:val="22"/>
          <w:szCs w:val="22"/>
          <w:lang w:eastAsia="it-CH"/>
        </w:rPr>
        <w:tab/>
      </w:r>
      <w:r>
        <w:rPr>
          <w:noProof/>
        </w:rPr>
        <w:t>Design delle interfacce</w:t>
      </w:r>
      <w:r>
        <w:rPr>
          <w:noProof/>
        </w:rPr>
        <w:tab/>
      </w:r>
      <w:r>
        <w:rPr>
          <w:noProof/>
        </w:rPr>
        <w:fldChar w:fldCharType="begin"/>
      </w:r>
      <w:r>
        <w:rPr>
          <w:noProof/>
        </w:rPr>
        <w:instrText xml:space="preserve"> PAGEREF _Toc491247141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2.4</w:t>
      </w:r>
      <w:r w:rsidRPr="00BD0E15">
        <w:rPr>
          <w:rFonts w:ascii="Calibri" w:hAnsi="Calibri"/>
          <w:noProof/>
          <w:sz w:val="22"/>
          <w:szCs w:val="22"/>
          <w:lang w:eastAsia="it-CH"/>
        </w:rPr>
        <w:tab/>
      </w:r>
      <w:r>
        <w:rPr>
          <w:noProof/>
        </w:rPr>
        <w:t>Design procedurale</w:t>
      </w:r>
      <w:r>
        <w:rPr>
          <w:noProof/>
        </w:rPr>
        <w:tab/>
      </w:r>
      <w:r>
        <w:rPr>
          <w:noProof/>
        </w:rPr>
        <w:fldChar w:fldCharType="begin"/>
      </w:r>
      <w:r>
        <w:rPr>
          <w:noProof/>
        </w:rPr>
        <w:instrText xml:space="preserve"> PAGEREF _Toc491247142 \h </w:instrText>
      </w:r>
      <w:r>
        <w:rPr>
          <w:noProof/>
        </w:rPr>
      </w:r>
      <w:r>
        <w:rPr>
          <w:noProof/>
        </w:rPr>
        <w:fldChar w:fldCharType="separate"/>
      </w:r>
      <w:r>
        <w:rPr>
          <w:noProof/>
        </w:rPr>
        <w:t>7</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3</w:t>
      </w:r>
      <w:r w:rsidRPr="00BD0E15">
        <w:rPr>
          <w:rFonts w:ascii="Calibri" w:hAnsi="Calibri"/>
          <w:noProof/>
          <w:sz w:val="22"/>
          <w:szCs w:val="22"/>
          <w:lang w:eastAsia="it-CH"/>
        </w:rPr>
        <w:tab/>
      </w:r>
      <w:r>
        <w:rPr>
          <w:noProof/>
        </w:rPr>
        <w:t>Implementazione</w:t>
      </w:r>
      <w:r>
        <w:rPr>
          <w:noProof/>
        </w:rPr>
        <w:tab/>
      </w:r>
      <w:r>
        <w:rPr>
          <w:noProof/>
        </w:rPr>
        <w:fldChar w:fldCharType="begin"/>
      </w:r>
      <w:r>
        <w:rPr>
          <w:noProof/>
        </w:rPr>
        <w:instrText xml:space="preserve"> PAGEREF _Toc491247143 \h </w:instrText>
      </w:r>
      <w:r>
        <w:rPr>
          <w:noProof/>
        </w:rPr>
      </w:r>
      <w:r>
        <w:rPr>
          <w:noProof/>
        </w:rPr>
        <w:fldChar w:fldCharType="separate"/>
      </w:r>
      <w:r>
        <w:rPr>
          <w:noProof/>
        </w:rPr>
        <w:t>8</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4</w:t>
      </w:r>
      <w:r w:rsidRPr="00BD0E15">
        <w:rPr>
          <w:rFonts w:ascii="Calibri" w:hAnsi="Calibri"/>
          <w:noProof/>
          <w:sz w:val="22"/>
          <w:szCs w:val="22"/>
          <w:lang w:eastAsia="it-CH"/>
        </w:rPr>
        <w:tab/>
      </w:r>
      <w:r w:rsidRPr="00EE6E78">
        <w:rPr>
          <w:noProof/>
          <w:lang w:val="it-IT"/>
        </w:rPr>
        <w:t>Test</w:t>
      </w:r>
      <w:r>
        <w:rPr>
          <w:noProof/>
        </w:rPr>
        <w:tab/>
      </w:r>
      <w:r>
        <w:rPr>
          <w:noProof/>
        </w:rPr>
        <w:fldChar w:fldCharType="begin"/>
      </w:r>
      <w:r>
        <w:rPr>
          <w:noProof/>
        </w:rPr>
        <w:instrText xml:space="preserve"> PAGEREF _Toc491247144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4.1</w:t>
      </w:r>
      <w:r w:rsidRPr="00BD0E15">
        <w:rPr>
          <w:rFonts w:ascii="Calibri" w:hAnsi="Calibri"/>
          <w:noProof/>
          <w:sz w:val="22"/>
          <w:szCs w:val="22"/>
          <w:lang w:eastAsia="it-CH"/>
        </w:rPr>
        <w:tab/>
      </w:r>
      <w:r>
        <w:rPr>
          <w:noProof/>
        </w:rPr>
        <w:t>Protocollo di test</w:t>
      </w:r>
      <w:r>
        <w:rPr>
          <w:noProof/>
        </w:rPr>
        <w:tab/>
      </w:r>
      <w:r>
        <w:rPr>
          <w:noProof/>
        </w:rPr>
        <w:fldChar w:fldCharType="begin"/>
      </w:r>
      <w:r>
        <w:rPr>
          <w:noProof/>
        </w:rPr>
        <w:instrText xml:space="preserve"> PAGEREF _Toc491247145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4.2</w:t>
      </w:r>
      <w:r w:rsidRPr="00BD0E15">
        <w:rPr>
          <w:rFonts w:ascii="Calibri" w:hAnsi="Calibri"/>
          <w:noProof/>
          <w:sz w:val="22"/>
          <w:szCs w:val="22"/>
          <w:lang w:eastAsia="it-CH"/>
        </w:rPr>
        <w:tab/>
      </w:r>
      <w:r>
        <w:rPr>
          <w:noProof/>
        </w:rPr>
        <w:t>Risultati test</w:t>
      </w:r>
      <w:r>
        <w:rPr>
          <w:noProof/>
        </w:rPr>
        <w:tab/>
      </w:r>
      <w:r>
        <w:rPr>
          <w:noProof/>
        </w:rPr>
        <w:fldChar w:fldCharType="begin"/>
      </w:r>
      <w:r>
        <w:rPr>
          <w:noProof/>
        </w:rPr>
        <w:instrText xml:space="preserve"> PAGEREF _Toc491247146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4.3</w:t>
      </w:r>
      <w:r w:rsidRPr="00BD0E15">
        <w:rPr>
          <w:rFonts w:ascii="Calibri" w:hAnsi="Calibri"/>
          <w:noProof/>
          <w:sz w:val="22"/>
          <w:szCs w:val="22"/>
          <w:lang w:eastAsia="it-CH"/>
        </w:rPr>
        <w:tab/>
      </w:r>
      <w:r>
        <w:rPr>
          <w:noProof/>
        </w:rPr>
        <w:t>Mancanze/limitazioni conosciute</w:t>
      </w:r>
      <w:r>
        <w:rPr>
          <w:noProof/>
        </w:rPr>
        <w:tab/>
      </w:r>
      <w:r>
        <w:rPr>
          <w:noProof/>
        </w:rPr>
        <w:fldChar w:fldCharType="begin"/>
      </w:r>
      <w:r>
        <w:rPr>
          <w:noProof/>
        </w:rPr>
        <w:instrText xml:space="preserve"> PAGEREF _Toc491247147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5</w:t>
      </w:r>
      <w:r w:rsidRPr="00BD0E15">
        <w:rPr>
          <w:rFonts w:ascii="Calibri" w:hAnsi="Calibri"/>
          <w:noProof/>
          <w:sz w:val="22"/>
          <w:szCs w:val="22"/>
          <w:lang w:eastAsia="it-CH"/>
        </w:rPr>
        <w:tab/>
      </w:r>
      <w:r w:rsidRPr="00EE6E78">
        <w:rPr>
          <w:noProof/>
          <w:lang w:val="it-IT"/>
        </w:rPr>
        <w:t>Consuntivo</w:t>
      </w:r>
      <w:r>
        <w:rPr>
          <w:noProof/>
        </w:rPr>
        <w:tab/>
      </w:r>
      <w:r>
        <w:rPr>
          <w:noProof/>
        </w:rPr>
        <w:fldChar w:fldCharType="begin"/>
      </w:r>
      <w:r>
        <w:rPr>
          <w:noProof/>
        </w:rPr>
        <w:instrText xml:space="preserve"> PAGEREF _Toc491247148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6</w:t>
      </w:r>
      <w:r w:rsidRPr="00BD0E15">
        <w:rPr>
          <w:rFonts w:ascii="Calibri" w:hAnsi="Calibri"/>
          <w:noProof/>
          <w:sz w:val="22"/>
          <w:szCs w:val="22"/>
          <w:lang w:eastAsia="it-CH"/>
        </w:rPr>
        <w:tab/>
      </w:r>
      <w:r w:rsidRPr="00EE6E78">
        <w:rPr>
          <w:noProof/>
          <w:lang w:val="it-IT"/>
        </w:rPr>
        <w:t>Conclusioni</w:t>
      </w:r>
      <w:r>
        <w:rPr>
          <w:noProof/>
        </w:rPr>
        <w:tab/>
      </w:r>
      <w:r>
        <w:rPr>
          <w:noProof/>
        </w:rPr>
        <w:fldChar w:fldCharType="begin"/>
      </w:r>
      <w:r>
        <w:rPr>
          <w:noProof/>
        </w:rPr>
        <w:instrText xml:space="preserve"> PAGEREF _Toc491247149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6.1</w:t>
      </w:r>
      <w:r w:rsidRPr="00BD0E15">
        <w:rPr>
          <w:rFonts w:ascii="Calibri" w:hAnsi="Calibri"/>
          <w:noProof/>
          <w:sz w:val="22"/>
          <w:szCs w:val="22"/>
          <w:lang w:eastAsia="it-CH"/>
        </w:rPr>
        <w:tab/>
      </w:r>
      <w:r>
        <w:rPr>
          <w:noProof/>
        </w:rPr>
        <w:t>Sviluppi futuri</w:t>
      </w:r>
      <w:r>
        <w:rPr>
          <w:noProof/>
        </w:rPr>
        <w:tab/>
      </w:r>
      <w:r>
        <w:rPr>
          <w:noProof/>
        </w:rPr>
        <w:fldChar w:fldCharType="begin"/>
      </w:r>
      <w:r>
        <w:rPr>
          <w:noProof/>
        </w:rPr>
        <w:instrText xml:space="preserve"> PAGEREF _Toc491247150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6.2</w:t>
      </w:r>
      <w:r w:rsidRPr="00BD0E15">
        <w:rPr>
          <w:rFonts w:ascii="Calibri" w:hAnsi="Calibri"/>
          <w:noProof/>
          <w:sz w:val="22"/>
          <w:szCs w:val="22"/>
          <w:lang w:eastAsia="it-CH"/>
        </w:rPr>
        <w:tab/>
      </w:r>
      <w:r>
        <w:rPr>
          <w:noProof/>
        </w:rPr>
        <w:t>Considerazioni personali</w:t>
      </w:r>
      <w:r>
        <w:rPr>
          <w:noProof/>
        </w:rPr>
        <w:tab/>
      </w:r>
      <w:r>
        <w:rPr>
          <w:noProof/>
        </w:rPr>
        <w:fldChar w:fldCharType="begin"/>
      </w:r>
      <w:r>
        <w:rPr>
          <w:noProof/>
        </w:rPr>
        <w:instrText xml:space="preserve"> PAGEREF _Toc491247151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7</w:t>
      </w:r>
      <w:r w:rsidRPr="00BD0E15">
        <w:rPr>
          <w:rFonts w:ascii="Calibri" w:hAnsi="Calibri"/>
          <w:noProof/>
          <w:sz w:val="22"/>
          <w:szCs w:val="22"/>
          <w:lang w:eastAsia="it-CH"/>
        </w:rPr>
        <w:tab/>
      </w:r>
      <w:r w:rsidRPr="00EE6E78">
        <w:rPr>
          <w:noProof/>
          <w:lang w:val="it-IT"/>
        </w:rPr>
        <w:t>Bibliografia</w:t>
      </w:r>
      <w:r>
        <w:rPr>
          <w:noProof/>
        </w:rPr>
        <w:tab/>
      </w:r>
      <w:r>
        <w:rPr>
          <w:noProof/>
        </w:rPr>
        <w:fldChar w:fldCharType="begin"/>
      </w:r>
      <w:r>
        <w:rPr>
          <w:noProof/>
        </w:rPr>
        <w:instrText xml:space="preserve"> PAGEREF _Toc491247152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7.1</w:t>
      </w:r>
      <w:r w:rsidRPr="00BD0E15">
        <w:rPr>
          <w:rFonts w:ascii="Calibri" w:hAnsi="Calibri"/>
          <w:noProof/>
          <w:sz w:val="22"/>
          <w:szCs w:val="22"/>
          <w:lang w:eastAsia="it-CH"/>
        </w:rPr>
        <w:tab/>
      </w:r>
      <w:r>
        <w:rPr>
          <w:noProof/>
        </w:rPr>
        <w:t>Bibliografia per articoli di riviste:</w:t>
      </w:r>
      <w:r>
        <w:rPr>
          <w:noProof/>
        </w:rPr>
        <w:tab/>
      </w:r>
      <w:r>
        <w:rPr>
          <w:noProof/>
        </w:rPr>
        <w:fldChar w:fldCharType="begin"/>
      </w:r>
      <w:r>
        <w:rPr>
          <w:noProof/>
        </w:rPr>
        <w:instrText xml:space="preserve"> PAGEREF _Toc491247153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7.2</w:t>
      </w:r>
      <w:r w:rsidRPr="00BD0E15">
        <w:rPr>
          <w:rFonts w:ascii="Calibri" w:hAnsi="Calibri"/>
          <w:noProof/>
          <w:sz w:val="22"/>
          <w:szCs w:val="22"/>
          <w:lang w:eastAsia="it-CH"/>
        </w:rPr>
        <w:tab/>
      </w:r>
      <w:r>
        <w:rPr>
          <w:noProof/>
        </w:rPr>
        <w:t>Bibliografia per libri</w:t>
      </w:r>
      <w:r>
        <w:rPr>
          <w:noProof/>
        </w:rPr>
        <w:tab/>
      </w:r>
      <w:r>
        <w:rPr>
          <w:noProof/>
        </w:rPr>
        <w:fldChar w:fldCharType="begin"/>
      </w:r>
      <w:r>
        <w:rPr>
          <w:noProof/>
        </w:rPr>
        <w:instrText xml:space="preserve"> PAGEREF _Toc491247154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7.3</w:t>
      </w:r>
      <w:r w:rsidRPr="00BD0E15">
        <w:rPr>
          <w:rFonts w:ascii="Calibri" w:hAnsi="Calibri"/>
          <w:noProof/>
          <w:sz w:val="22"/>
          <w:szCs w:val="22"/>
          <w:lang w:eastAsia="it-CH"/>
        </w:rPr>
        <w:tab/>
      </w:r>
      <w:r>
        <w:rPr>
          <w:noProof/>
        </w:rPr>
        <w:t>Sitografia</w:t>
      </w:r>
      <w:r>
        <w:rPr>
          <w:noProof/>
        </w:rPr>
        <w:tab/>
      </w:r>
      <w:r>
        <w:rPr>
          <w:noProof/>
        </w:rPr>
        <w:fldChar w:fldCharType="begin"/>
      </w:r>
      <w:r>
        <w:rPr>
          <w:noProof/>
        </w:rPr>
        <w:instrText xml:space="preserve"> PAGEREF _Toc491247155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8</w:t>
      </w:r>
      <w:r w:rsidRPr="00BD0E15">
        <w:rPr>
          <w:rFonts w:ascii="Calibri" w:hAnsi="Calibri"/>
          <w:noProof/>
          <w:sz w:val="22"/>
          <w:szCs w:val="22"/>
          <w:lang w:eastAsia="it-CH"/>
        </w:rPr>
        <w:tab/>
      </w:r>
      <w:r w:rsidRPr="00EE6E78">
        <w:rPr>
          <w:noProof/>
          <w:lang w:val="it-IT"/>
        </w:rPr>
        <w:t>Allegati</w:t>
      </w:r>
      <w:r>
        <w:rPr>
          <w:noProof/>
        </w:rPr>
        <w:tab/>
      </w:r>
      <w:r>
        <w:rPr>
          <w:noProof/>
        </w:rPr>
        <w:fldChar w:fldCharType="begin"/>
      </w:r>
      <w:r>
        <w:rPr>
          <w:noProof/>
        </w:rPr>
        <w:instrText xml:space="preserve"> PAGEREF _Toc491247156 \h </w:instrText>
      </w:r>
      <w:r>
        <w:rPr>
          <w:noProof/>
        </w:rPr>
      </w:r>
      <w:r>
        <w:rPr>
          <w:noProof/>
        </w:rPr>
        <w:fldChar w:fldCharType="separate"/>
      </w:r>
      <w:r>
        <w:rPr>
          <w:noProof/>
        </w:rPr>
        <w:t>10</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491247126"/>
      <w:r w:rsidRPr="00D03EA1">
        <w:rPr>
          <w:lang w:val="it-IT"/>
        </w:rPr>
        <w:lastRenderedPageBreak/>
        <w:t>Introduzione</w:t>
      </w:r>
      <w:bookmarkEnd w:id="0"/>
    </w:p>
    <w:p w:rsidR="00AB05BB" w:rsidRDefault="00AB05BB" w:rsidP="00811FD8">
      <w:pPr>
        <w:pStyle w:val="Titolo2"/>
      </w:pPr>
      <w:bookmarkStart w:id="1" w:name="_Toc491247127"/>
      <w:r w:rsidRPr="00D03EA1">
        <w:t>Informazioni sul progetto</w:t>
      </w:r>
      <w:bookmarkEnd w:id="1"/>
      <w:r w:rsidRPr="00D03EA1">
        <w:t xml:space="preserve"> </w:t>
      </w:r>
    </w:p>
    <w:p w:rsidR="00235B0B" w:rsidRDefault="00235B0B" w:rsidP="00235B0B">
      <w:pPr>
        <w:rPr>
          <w:lang w:val="it-IT"/>
        </w:rPr>
      </w:pPr>
      <w:r>
        <w:rPr>
          <w:lang w:val="it-IT"/>
        </w:rPr>
        <w:t xml:space="preserve">Autore: </w:t>
      </w:r>
      <w:proofErr w:type="spellStart"/>
      <w:r>
        <w:rPr>
          <w:lang w:val="it-IT"/>
        </w:rPr>
        <w:t>Matan</w:t>
      </w:r>
      <w:proofErr w:type="spellEnd"/>
      <w:r>
        <w:rPr>
          <w:lang w:val="it-IT"/>
        </w:rPr>
        <w:t xml:space="preserve"> </w:t>
      </w:r>
      <w:proofErr w:type="spellStart"/>
      <w:r>
        <w:rPr>
          <w:lang w:val="it-IT"/>
        </w:rPr>
        <w:t>Davidi</w:t>
      </w:r>
      <w:proofErr w:type="spellEnd"/>
      <w:r>
        <w:rPr>
          <w:lang w:val="it-IT"/>
        </w:rPr>
        <w:t xml:space="preserve"> e Filippo </w:t>
      </w:r>
      <w:proofErr w:type="spellStart"/>
      <w:r>
        <w:rPr>
          <w:lang w:val="it-IT"/>
        </w:rPr>
        <w:t>Finke</w:t>
      </w:r>
      <w:proofErr w:type="spellEnd"/>
    </w:p>
    <w:p w:rsidR="00235B0B" w:rsidRDefault="00235B0B" w:rsidP="00235B0B">
      <w:pPr>
        <w:rPr>
          <w:lang w:val="it-IT"/>
        </w:rPr>
      </w:pPr>
      <w:r>
        <w:rPr>
          <w:lang w:val="it-IT"/>
        </w:rPr>
        <w:t>Scuola: Arti e Mestieri Trevano</w:t>
      </w:r>
    </w:p>
    <w:p w:rsidR="00235B0B" w:rsidRDefault="00235B0B" w:rsidP="00235B0B">
      <w:pPr>
        <w:rPr>
          <w:lang w:val="it-IT"/>
        </w:rPr>
      </w:pPr>
      <w:r>
        <w:rPr>
          <w:lang w:val="it-IT"/>
        </w:rPr>
        <w:t>Classe: I3AA</w:t>
      </w:r>
    </w:p>
    <w:p w:rsidR="00235B0B" w:rsidRDefault="00235B0B" w:rsidP="00235B0B">
      <w:pPr>
        <w:rPr>
          <w:lang w:val="it-IT"/>
        </w:rPr>
      </w:pPr>
      <w:r>
        <w:rPr>
          <w:lang w:val="it-IT"/>
        </w:rPr>
        <w:t>Anno scolastico: 2018/19</w:t>
      </w:r>
    </w:p>
    <w:p w:rsidR="00235B0B" w:rsidRDefault="00235B0B" w:rsidP="00235B0B">
      <w:pPr>
        <w:rPr>
          <w:lang w:val="it-IT"/>
        </w:rPr>
      </w:pPr>
      <w:r>
        <w:rPr>
          <w:lang w:val="it-IT"/>
        </w:rPr>
        <w:t>Sezione: Informatica</w:t>
      </w:r>
    </w:p>
    <w:p w:rsidR="00235B0B" w:rsidRDefault="00235B0B" w:rsidP="00235B0B">
      <w:pPr>
        <w:rPr>
          <w:lang w:val="it-IT"/>
        </w:rPr>
      </w:pPr>
      <w:r>
        <w:rPr>
          <w:lang w:val="it-IT"/>
        </w:rPr>
        <w:t>Materia: Modulo 306</w:t>
      </w:r>
    </w:p>
    <w:p w:rsidR="00235B0B" w:rsidRDefault="00235B0B" w:rsidP="00235B0B">
      <w:pPr>
        <w:rPr>
          <w:lang w:val="it-IT"/>
        </w:rPr>
      </w:pPr>
      <w:r>
        <w:rPr>
          <w:lang w:val="it-IT"/>
        </w:rPr>
        <w:t xml:space="preserve">Docenti responsabili: Adriano Barchi, Luca </w:t>
      </w:r>
      <w:proofErr w:type="spellStart"/>
      <w:r>
        <w:rPr>
          <w:lang w:val="it-IT"/>
        </w:rPr>
        <w:t>Muggiasca</w:t>
      </w:r>
      <w:proofErr w:type="spellEnd"/>
      <w:r>
        <w:rPr>
          <w:lang w:val="it-IT"/>
        </w:rPr>
        <w:t>, Francesco Mussi, Elisa Nannini</w:t>
      </w:r>
    </w:p>
    <w:p w:rsidR="00235B0B" w:rsidRDefault="00235B0B" w:rsidP="00235B0B">
      <w:pPr>
        <w:rPr>
          <w:lang w:val="it-IT"/>
        </w:rPr>
      </w:pPr>
      <w:r>
        <w:rPr>
          <w:lang w:val="it-IT"/>
        </w:rPr>
        <w:t>Data di inizio: 1</w:t>
      </w:r>
      <w:r w:rsidR="00E652F8">
        <w:rPr>
          <w:lang w:val="it-IT"/>
        </w:rPr>
        <w:t>4</w:t>
      </w:r>
      <w:r>
        <w:rPr>
          <w:lang w:val="it-IT"/>
        </w:rPr>
        <w:t>.11.2018</w:t>
      </w:r>
    </w:p>
    <w:p w:rsidR="00235B0B" w:rsidRPr="00795A3E" w:rsidRDefault="00235B0B" w:rsidP="00235B0B">
      <w:pPr>
        <w:rPr>
          <w:lang w:val="it-IT"/>
        </w:rPr>
      </w:pPr>
      <w:r>
        <w:rPr>
          <w:lang w:val="it-IT"/>
        </w:rPr>
        <w:t xml:space="preserve">Data di consegna: </w:t>
      </w:r>
      <w:r w:rsidR="002A5F8B">
        <w:rPr>
          <w:lang w:val="it-IT"/>
        </w:rPr>
        <w:t>30</w:t>
      </w:r>
      <w:r>
        <w:rPr>
          <w:lang w:val="it-IT"/>
        </w:rPr>
        <w:t>.</w:t>
      </w:r>
      <w:r w:rsidR="008D63D0">
        <w:rPr>
          <w:lang w:val="it-IT"/>
        </w:rPr>
        <w:t>01</w:t>
      </w:r>
      <w:r>
        <w:rPr>
          <w:lang w:val="it-IT"/>
        </w:rPr>
        <w:t>.2018</w:t>
      </w:r>
    </w:p>
    <w:p w:rsidR="00235B0B" w:rsidRPr="00235B0B" w:rsidRDefault="00235B0B" w:rsidP="00235B0B">
      <w:pPr>
        <w:rPr>
          <w:lang w:val="it-IT"/>
        </w:rPr>
      </w:pPr>
    </w:p>
    <w:p w:rsidR="00AB05BB" w:rsidRDefault="00AB05BB" w:rsidP="00811FD8">
      <w:pPr>
        <w:pStyle w:val="Titolo2"/>
      </w:pPr>
      <w:bookmarkStart w:id="2" w:name="_Toc491247128"/>
      <w:proofErr w:type="spellStart"/>
      <w:r w:rsidRPr="00D03EA1">
        <w:t>Abstract</w:t>
      </w:r>
      <w:bookmarkEnd w:id="2"/>
      <w:proofErr w:type="spellEnd"/>
      <w:r w:rsidRPr="00D03EA1">
        <w:t xml:space="preserve"> </w:t>
      </w:r>
    </w:p>
    <w:p w:rsidR="00EB2C73" w:rsidRDefault="0093384F" w:rsidP="00FC0B94">
      <w:pPr>
        <w:jc w:val="both"/>
        <w:rPr>
          <w:lang w:val="en-GB"/>
        </w:rPr>
      </w:pPr>
      <w:r w:rsidRPr="0093384F">
        <w:rPr>
          <w:lang w:val="en-GB"/>
        </w:rPr>
        <w:t>How many times has a</w:t>
      </w:r>
      <w:r>
        <w:rPr>
          <w:lang w:val="en-GB"/>
        </w:rPr>
        <w:t xml:space="preserve"> programmer decided to learn a new language only to be discouraged for whatever reason at the beginning of the road? </w:t>
      </w:r>
      <w:r w:rsidR="00FC0B94">
        <w:rPr>
          <w:lang w:val="en-GB"/>
        </w:rPr>
        <w:t>H</w:t>
      </w:r>
      <w:r>
        <w:rPr>
          <w:lang w:val="en-GB"/>
        </w:rPr>
        <w:t xml:space="preserve">ow many people </w:t>
      </w:r>
      <w:r w:rsidR="00FC0B94">
        <w:rPr>
          <w:lang w:val="en-GB"/>
        </w:rPr>
        <w:t xml:space="preserve">may </w:t>
      </w:r>
      <w:r>
        <w:rPr>
          <w:lang w:val="en-GB"/>
        </w:rPr>
        <w:t xml:space="preserve">actually </w:t>
      </w:r>
      <w:r w:rsidR="00FC0B94">
        <w:rPr>
          <w:lang w:val="en-GB"/>
        </w:rPr>
        <w:t xml:space="preserve">be </w:t>
      </w:r>
      <w:r>
        <w:rPr>
          <w:lang w:val="en-GB"/>
        </w:rPr>
        <w:t xml:space="preserve">interested in learning to program </w:t>
      </w:r>
      <w:r w:rsidR="00FC0B94">
        <w:rPr>
          <w:lang w:val="en-GB"/>
        </w:rPr>
        <w:t>but are afraid because it looks too complicated?</w:t>
      </w:r>
    </w:p>
    <w:p w:rsidR="00FC0B94" w:rsidRDefault="00FC0B94" w:rsidP="00FC0B94">
      <w:pPr>
        <w:jc w:val="both"/>
        <w:rPr>
          <w:lang w:val="en-GB"/>
        </w:rPr>
      </w:pPr>
      <w:r>
        <w:rPr>
          <w:lang w:val="en-GB"/>
        </w:rPr>
        <w:t xml:space="preserve">This document contains the technical documentation of </w:t>
      </w:r>
      <w:r w:rsidR="00DC56C1">
        <w:rPr>
          <w:lang w:val="en-GB"/>
        </w:rPr>
        <w:t>a user-friendly library for new programmers to help them get comfortable with programming in Arduino, a programming language based on C++, at their own pace.</w:t>
      </w:r>
    </w:p>
    <w:p w:rsidR="006D1DF1" w:rsidRPr="002E2227" w:rsidRDefault="006D1DF1" w:rsidP="00FC0B94">
      <w:pPr>
        <w:jc w:val="both"/>
        <w:rPr>
          <w:lang w:val="en-GB"/>
        </w:rPr>
      </w:pPr>
      <w:r>
        <w:rPr>
          <w:lang w:val="en-GB"/>
        </w:rPr>
        <w:t xml:space="preserve">Please note that this document contains the initial analysis, the design of the </w:t>
      </w:r>
      <w:r w:rsidR="00BD0630">
        <w:rPr>
          <w:lang w:val="en-GB"/>
        </w:rPr>
        <w:t>library and associated circuits, an explanation of the code contained in the library and</w:t>
      </w:r>
      <w:r w:rsidR="00B54979">
        <w:rPr>
          <w:lang w:val="en-GB"/>
        </w:rPr>
        <w:t xml:space="preserve"> of</w:t>
      </w:r>
      <w:r w:rsidR="00BD0630">
        <w:rPr>
          <w:lang w:val="en-GB"/>
        </w:rPr>
        <w:t xml:space="preserve"> </w:t>
      </w:r>
      <w:r w:rsidR="002E2227">
        <w:rPr>
          <w:lang w:val="en-GB"/>
        </w:rPr>
        <w:t>the r</w:t>
      </w:r>
      <w:r w:rsidR="002E2227" w:rsidRPr="002E2227">
        <w:rPr>
          <w:lang w:val="en-GB"/>
        </w:rPr>
        <w:t>ealization</w:t>
      </w:r>
      <w:r w:rsidR="002E2227">
        <w:rPr>
          <w:lang w:val="en-GB"/>
        </w:rPr>
        <w:t xml:space="preserve"> of </w:t>
      </w:r>
      <w:r w:rsidR="007D706F">
        <w:rPr>
          <w:lang w:val="en-GB"/>
        </w:rPr>
        <w:t xml:space="preserve">the </w:t>
      </w:r>
      <w:r w:rsidR="002E2227">
        <w:rPr>
          <w:lang w:val="en-GB"/>
        </w:rPr>
        <w:t>associated electronic circuits.</w:t>
      </w:r>
    </w:p>
    <w:p w:rsidR="00AB05BB" w:rsidRPr="00D03EA1" w:rsidRDefault="00AB05BB" w:rsidP="00811FD8">
      <w:pPr>
        <w:pStyle w:val="Titolo2"/>
      </w:pPr>
      <w:bookmarkStart w:id="3" w:name="_Toc491247129"/>
      <w:r w:rsidRPr="00D03EA1">
        <w:t>Scopo</w:t>
      </w:r>
      <w:bookmarkEnd w:id="3"/>
    </w:p>
    <w:p w:rsidR="00AB05BB" w:rsidRPr="00D03EA1" w:rsidRDefault="003A70D6" w:rsidP="00FC0B94">
      <w:pPr>
        <w:jc w:val="both"/>
        <w:rPr>
          <w:lang w:val="it-IT"/>
        </w:rPr>
      </w:pPr>
      <w:r>
        <w:rPr>
          <w:lang w:val="it-IT"/>
        </w:rPr>
        <w:t xml:space="preserve">Creare una libreria di codice utilizzabile tramite un modello base di </w:t>
      </w:r>
      <w:hyperlink r:id="rId8" w:history="1">
        <w:proofErr w:type="spellStart"/>
        <w:r w:rsidRPr="00FC0B94">
          <w:rPr>
            <w:rStyle w:val="Collegamentoipertestuale"/>
            <w:lang w:val="it-IT"/>
          </w:rPr>
          <w:t>Digispark</w:t>
        </w:r>
        <w:proofErr w:type="spellEnd"/>
        <w:r w:rsidRPr="00FC0B94">
          <w:rPr>
            <w:rStyle w:val="Collegamentoipertestuale"/>
            <w:lang w:val="it-IT"/>
          </w:rPr>
          <w:t xml:space="preserve"> </w:t>
        </w:r>
        <w:r w:rsidR="00FC0B94" w:rsidRPr="00FC0B94">
          <w:rPr>
            <w:rStyle w:val="Collegamentoipertestuale"/>
            <w:lang w:val="it-IT"/>
          </w:rPr>
          <w:t>USB Development Board</w:t>
        </w:r>
      </w:hyperlink>
      <w:r w:rsidR="00FC0B94">
        <w:rPr>
          <w:lang w:val="it-IT"/>
        </w:rPr>
        <w:t xml:space="preserve"> </w:t>
      </w:r>
      <w:r w:rsidR="004B1A69">
        <w:rPr>
          <w:lang w:val="it-IT"/>
        </w:rPr>
        <w:t xml:space="preserve">per avvicinare nuovi utenti, </w:t>
      </w:r>
      <w:r w:rsidR="008D63D0">
        <w:rPr>
          <w:lang w:val="it-IT"/>
        </w:rPr>
        <w:t>per esempio</w:t>
      </w:r>
      <w:r w:rsidR="004B1A69">
        <w:rPr>
          <w:lang w:val="it-IT"/>
        </w:rPr>
        <w:t xml:space="preserve"> </w:t>
      </w:r>
      <w:r w:rsidR="008D63D0">
        <w:rPr>
          <w:lang w:val="it-IT"/>
        </w:rPr>
        <w:t>studenti di terza media, al mondo dell’informatica e dell’elettronica.</w:t>
      </w:r>
    </w:p>
    <w:p w:rsidR="00AB05BB" w:rsidRPr="00D03EA1" w:rsidRDefault="00AB05BB" w:rsidP="001F2449">
      <w:pPr>
        <w:pStyle w:val="Titolo2"/>
        <w:numPr>
          <w:ilvl w:val="0"/>
          <w:numId w:val="0"/>
        </w:numPr>
      </w:pPr>
      <w:r w:rsidRPr="00D03EA1">
        <w:br w:type="page"/>
      </w:r>
      <w:bookmarkStart w:id="4" w:name="_Toc491247130"/>
      <w:r w:rsidRPr="00D03EA1">
        <w:lastRenderedPageBreak/>
        <w:t>Analisi</w:t>
      </w:r>
      <w:bookmarkEnd w:id="4"/>
    </w:p>
    <w:p w:rsidR="00AB05BB" w:rsidRPr="00D03EA1" w:rsidRDefault="00AB05BB" w:rsidP="00811FD8">
      <w:pPr>
        <w:pStyle w:val="Titolo2"/>
      </w:pPr>
      <w:bookmarkStart w:id="5" w:name="_Toc491247131"/>
      <w:r w:rsidRPr="00D03EA1">
        <w:t>Analisi del dominio</w:t>
      </w:r>
      <w:bookmarkEnd w:id="5"/>
    </w:p>
    <w:p w:rsidR="00D92FFC" w:rsidRDefault="0051234D" w:rsidP="00AB05BB">
      <w:r>
        <w:t>Adesso come adesso, prima della realizzazione del nostro progetto, la programmazione in Arduino implica come prerequisiti delle conoscenze base di programmazione in linguaggi C-like e di montaggio di circuiti elettronici</w:t>
      </w:r>
      <w:r w:rsidR="00CF4543">
        <w:t xml:space="preserve">. Questo rischia di allontanare i nuovi utenti a questo mondo che combina programmazione con utilità pratica. La nostra libreria è progettata per aiutare </w:t>
      </w:r>
      <w:r w:rsidR="00513069">
        <w:t>le persone che si interfacciano agli Arduino oppure all’informatica per la prima volta senza dover scrivere troppo codice</w:t>
      </w:r>
      <w:r w:rsidR="00012758">
        <w:t>, in modo da potersi concentrare sulla comprensione di quello che si scrive</w:t>
      </w:r>
      <w:r w:rsidR="007E77B7">
        <w:t>.</w:t>
      </w:r>
    </w:p>
    <w:p w:rsidR="00840972" w:rsidRDefault="00840972" w:rsidP="00AB05BB">
      <w:r>
        <w:t xml:space="preserve">Idealmente, questa libreria è stata pensata per essere utilizzata da studenti delle scuole medie, che non </w:t>
      </w:r>
      <w:r w:rsidR="00B54F29">
        <w:t>posseggono</w:t>
      </w:r>
      <w:r>
        <w:t xml:space="preserve"> alcuna conoscenza né di programmazione né di elettronica, che vengono a fare una giornata informativa alla Scuola Arti e Mestieri di Trevano</w:t>
      </w:r>
      <w:r w:rsidR="0043013A">
        <w:t xml:space="preserve"> in modo che possano portare a casa un lavoro fatto completamente da loro.</w:t>
      </w:r>
    </w:p>
    <w:p w:rsidR="0051234D" w:rsidRDefault="0051234D" w:rsidP="00AB05BB"/>
    <w:p w:rsidR="007F7668" w:rsidRPr="00D03EA1" w:rsidRDefault="007F7668" w:rsidP="00811FD8">
      <w:pPr>
        <w:pStyle w:val="Titolo2"/>
      </w:pPr>
      <w:bookmarkStart w:id="6" w:name="_Toc491247132"/>
      <w:r>
        <w:t>Analisi e s</w:t>
      </w:r>
      <w:r w:rsidRPr="00D03EA1">
        <w:t>pecifica</w:t>
      </w:r>
      <w:r>
        <w:t xml:space="preserve"> </w:t>
      </w:r>
      <w:r w:rsidRPr="00D03EA1">
        <w:t>dei requisiti</w:t>
      </w:r>
      <w:bookmarkEnd w:id="6"/>
    </w:p>
    <w:tbl>
      <w:tblPr>
        <w:tblStyle w:val="Grigliatabella"/>
        <w:tblW w:w="0" w:type="auto"/>
        <w:tblLook w:val="04A0" w:firstRow="1" w:lastRow="0" w:firstColumn="1" w:lastColumn="0" w:noHBand="0" w:noVBand="1"/>
      </w:tblPr>
      <w:tblGrid>
        <w:gridCol w:w="4814"/>
        <w:gridCol w:w="4814"/>
      </w:tblGrid>
      <w:tr w:rsidR="00E73EDC" w:rsidTr="001B7C64">
        <w:tc>
          <w:tcPr>
            <w:tcW w:w="9628" w:type="dxa"/>
            <w:gridSpan w:val="2"/>
          </w:tcPr>
          <w:p w:rsidR="00E73EDC" w:rsidRPr="00E73EDC" w:rsidRDefault="00E73EDC" w:rsidP="00E73EDC">
            <w:pPr>
              <w:jc w:val="center"/>
              <w:rPr>
                <w:b/>
                <w:lang w:val="it-IT"/>
              </w:rPr>
            </w:pPr>
            <w:r w:rsidRPr="00E73EDC">
              <w:rPr>
                <w:b/>
                <w:lang w:val="it-IT"/>
              </w:rPr>
              <w:t>ID: REQ-001</w:t>
            </w:r>
          </w:p>
        </w:tc>
      </w:tr>
      <w:tr w:rsidR="00E73EDC" w:rsidTr="00E73EDC">
        <w:tc>
          <w:tcPr>
            <w:tcW w:w="4814" w:type="dxa"/>
          </w:tcPr>
          <w:p w:rsidR="00E73EDC" w:rsidRDefault="00E73EDC" w:rsidP="007F7668">
            <w:pPr>
              <w:rPr>
                <w:lang w:val="it-IT"/>
              </w:rPr>
            </w:pPr>
            <w:r>
              <w:rPr>
                <w:lang w:val="it-IT"/>
              </w:rPr>
              <w:t>Nome</w:t>
            </w:r>
          </w:p>
        </w:tc>
        <w:tc>
          <w:tcPr>
            <w:tcW w:w="4814" w:type="dxa"/>
          </w:tcPr>
          <w:p w:rsidR="00E73EDC" w:rsidRDefault="00E73EDC" w:rsidP="007F7668">
            <w:pPr>
              <w:rPr>
                <w:lang w:val="it-IT"/>
              </w:rPr>
            </w:pPr>
            <w:r>
              <w:rPr>
                <w:lang w:val="it-IT"/>
              </w:rPr>
              <w:t>Libreria Arduino</w:t>
            </w:r>
          </w:p>
        </w:tc>
      </w:tr>
      <w:tr w:rsidR="00E73EDC" w:rsidTr="00E73EDC">
        <w:tc>
          <w:tcPr>
            <w:tcW w:w="4814" w:type="dxa"/>
          </w:tcPr>
          <w:p w:rsidR="00E73EDC" w:rsidRDefault="00E73EDC" w:rsidP="007F7668">
            <w:pPr>
              <w:rPr>
                <w:lang w:val="it-IT"/>
              </w:rPr>
            </w:pPr>
            <w:r>
              <w:rPr>
                <w:lang w:val="it-IT"/>
              </w:rPr>
              <w:t>Priorità</w:t>
            </w:r>
          </w:p>
        </w:tc>
        <w:tc>
          <w:tcPr>
            <w:tcW w:w="4814" w:type="dxa"/>
          </w:tcPr>
          <w:p w:rsidR="00E73EDC" w:rsidRDefault="00E73EDC" w:rsidP="007F7668">
            <w:pPr>
              <w:rPr>
                <w:lang w:val="it-IT"/>
              </w:rPr>
            </w:pPr>
            <w:r>
              <w:rPr>
                <w:lang w:val="it-IT"/>
              </w:rPr>
              <w:t>1</w:t>
            </w:r>
          </w:p>
        </w:tc>
      </w:tr>
      <w:tr w:rsidR="00E73EDC" w:rsidTr="00E73EDC">
        <w:tc>
          <w:tcPr>
            <w:tcW w:w="4814" w:type="dxa"/>
          </w:tcPr>
          <w:p w:rsidR="00E73EDC" w:rsidRDefault="00E73EDC" w:rsidP="007F7668">
            <w:pPr>
              <w:rPr>
                <w:lang w:val="it-IT"/>
              </w:rPr>
            </w:pPr>
            <w:r>
              <w:rPr>
                <w:lang w:val="it-IT"/>
              </w:rPr>
              <w:t>Versione</w:t>
            </w:r>
          </w:p>
        </w:tc>
        <w:tc>
          <w:tcPr>
            <w:tcW w:w="4814" w:type="dxa"/>
          </w:tcPr>
          <w:p w:rsidR="00E73EDC" w:rsidRDefault="00E73EDC" w:rsidP="007F7668">
            <w:pPr>
              <w:rPr>
                <w:lang w:val="it-IT"/>
              </w:rPr>
            </w:pPr>
            <w:r>
              <w:rPr>
                <w:lang w:val="it-IT"/>
              </w:rPr>
              <w:t>1.0</w:t>
            </w:r>
          </w:p>
        </w:tc>
      </w:tr>
      <w:tr w:rsidR="00E73EDC" w:rsidTr="00E73EDC">
        <w:tc>
          <w:tcPr>
            <w:tcW w:w="4814" w:type="dxa"/>
          </w:tcPr>
          <w:p w:rsidR="00E73EDC" w:rsidRDefault="00E73EDC" w:rsidP="007F7668">
            <w:pPr>
              <w:rPr>
                <w:lang w:val="it-IT"/>
              </w:rPr>
            </w:pPr>
            <w:r>
              <w:rPr>
                <w:lang w:val="it-IT"/>
              </w:rPr>
              <w:t>Note</w:t>
            </w:r>
          </w:p>
        </w:tc>
        <w:tc>
          <w:tcPr>
            <w:tcW w:w="4814" w:type="dxa"/>
          </w:tcPr>
          <w:p w:rsidR="00E73EDC" w:rsidRDefault="00E73EDC" w:rsidP="007F7668">
            <w:pPr>
              <w:rPr>
                <w:lang w:val="it-IT"/>
              </w:rPr>
            </w:pPr>
          </w:p>
        </w:tc>
      </w:tr>
      <w:tr w:rsidR="00E73EDC" w:rsidTr="001B7C64">
        <w:tc>
          <w:tcPr>
            <w:tcW w:w="9628" w:type="dxa"/>
            <w:gridSpan w:val="2"/>
          </w:tcPr>
          <w:p w:rsidR="00E73EDC" w:rsidRPr="00E73EDC" w:rsidRDefault="00E73EDC" w:rsidP="00E73EDC">
            <w:pPr>
              <w:jc w:val="center"/>
              <w:rPr>
                <w:i/>
                <w:lang w:val="it-IT"/>
              </w:rPr>
            </w:pPr>
            <w:r w:rsidRPr="00E73EDC">
              <w:rPr>
                <w:i/>
                <w:lang w:val="it-IT"/>
              </w:rPr>
              <w:t>Sotto-requisiti</w:t>
            </w:r>
          </w:p>
        </w:tc>
      </w:tr>
      <w:tr w:rsidR="00E73EDC" w:rsidTr="00E73EDC">
        <w:tc>
          <w:tcPr>
            <w:tcW w:w="4814" w:type="dxa"/>
          </w:tcPr>
          <w:p w:rsidR="00E73EDC" w:rsidRDefault="00E73EDC" w:rsidP="007F7668">
            <w:pPr>
              <w:rPr>
                <w:lang w:val="it-IT"/>
              </w:rPr>
            </w:pPr>
            <w:r>
              <w:rPr>
                <w:lang w:val="it-IT"/>
              </w:rPr>
              <w:t>001</w:t>
            </w:r>
          </w:p>
        </w:tc>
        <w:tc>
          <w:tcPr>
            <w:tcW w:w="4814" w:type="dxa"/>
          </w:tcPr>
          <w:p w:rsidR="00E73EDC" w:rsidRDefault="00E73EDC" w:rsidP="007F7668">
            <w:pPr>
              <w:rPr>
                <w:lang w:val="it-IT"/>
              </w:rPr>
            </w:pPr>
            <w:r>
              <w:rPr>
                <w:lang w:val="it-IT"/>
              </w:rPr>
              <w:t>Bisogna realizzare una libreria compatibile con il linguaggio Arduino</w:t>
            </w:r>
          </w:p>
        </w:tc>
      </w:tr>
      <w:tr w:rsidR="00E73EDC" w:rsidTr="00E73EDC">
        <w:tc>
          <w:tcPr>
            <w:tcW w:w="4814" w:type="dxa"/>
          </w:tcPr>
          <w:p w:rsidR="00E73EDC" w:rsidRDefault="00E73EDC" w:rsidP="007F7668">
            <w:pPr>
              <w:rPr>
                <w:lang w:val="it-IT"/>
              </w:rPr>
            </w:pPr>
            <w:r>
              <w:rPr>
                <w:lang w:val="it-IT"/>
              </w:rPr>
              <w:t>002</w:t>
            </w:r>
          </w:p>
        </w:tc>
        <w:tc>
          <w:tcPr>
            <w:tcW w:w="4814" w:type="dxa"/>
          </w:tcPr>
          <w:p w:rsidR="00E73EDC" w:rsidRDefault="00E73EDC" w:rsidP="007F7668">
            <w:pPr>
              <w:rPr>
                <w:lang w:val="it-IT"/>
              </w:rPr>
            </w:pPr>
            <w:r>
              <w:rPr>
                <w:lang w:val="it-IT"/>
              </w:rPr>
              <w:t>La libreria deve essere realizzata in linguaggio C++</w:t>
            </w:r>
          </w:p>
        </w:tc>
      </w:tr>
    </w:tbl>
    <w:p w:rsidR="00E73EDC" w:rsidRDefault="00E73EDC" w:rsidP="007F7668"/>
    <w:tbl>
      <w:tblPr>
        <w:tblStyle w:val="Grigliatabella"/>
        <w:tblW w:w="0" w:type="auto"/>
        <w:tblLook w:val="04A0" w:firstRow="1" w:lastRow="0" w:firstColumn="1" w:lastColumn="0" w:noHBand="0" w:noVBand="1"/>
      </w:tblPr>
      <w:tblGrid>
        <w:gridCol w:w="4814"/>
        <w:gridCol w:w="4814"/>
      </w:tblGrid>
      <w:tr w:rsidR="00624024" w:rsidTr="00235A34">
        <w:tc>
          <w:tcPr>
            <w:tcW w:w="9628" w:type="dxa"/>
            <w:gridSpan w:val="2"/>
          </w:tcPr>
          <w:p w:rsidR="00624024" w:rsidRPr="00E73EDC" w:rsidRDefault="00624024" w:rsidP="00235A34">
            <w:pPr>
              <w:jc w:val="center"/>
              <w:rPr>
                <w:b/>
                <w:lang w:val="it-IT"/>
              </w:rPr>
            </w:pPr>
            <w:r w:rsidRPr="00E73EDC">
              <w:rPr>
                <w:b/>
                <w:lang w:val="it-IT"/>
              </w:rPr>
              <w:t>ID: REQ-00</w:t>
            </w:r>
            <w:r>
              <w:rPr>
                <w:b/>
                <w:lang w:val="it-IT"/>
              </w:rPr>
              <w:t>2</w:t>
            </w:r>
          </w:p>
        </w:tc>
      </w:tr>
      <w:tr w:rsidR="00624024" w:rsidTr="00235A34">
        <w:tc>
          <w:tcPr>
            <w:tcW w:w="4814" w:type="dxa"/>
          </w:tcPr>
          <w:p w:rsidR="00624024" w:rsidRDefault="00624024" w:rsidP="00235A34">
            <w:pPr>
              <w:rPr>
                <w:lang w:val="it-IT"/>
              </w:rPr>
            </w:pPr>
            <w:r>
              <w:rPr>
                <w:lang w:val="it-IT"/>
              </w:rPr>
              <w:t>Nome</w:t>
            </w:r>
          </w:p>
        </w:tc>
        <w:tc>
          <w:tcPr>
            <w:tcW w:w="4814" w:type="dxa"/>
          </w:tcPr>
          <w:p w:rsidR="00624024" w:rsidRDefault="00624024" w:rsidP="00235A34">
            <w:pPr>
              <w:rPr>
                <w:lang w:val="it-IT"/>
              </w:rPr>
            </w:pPr>
            <w:proofErr w:type="spellStart"/>
            <w:r>
              <w:rPr>
                <w:lang w:val="it-IT"/>
              </w:rPr>
              <w:t>LEDLib</w:t>
            </w:r>
            <w:proofErr w:type="spellEnd"/>
          </w:p>
        </w:tc>
      </w:tr>
      <w:tr w:rsidR="00624024" w:rsidTr="00235A34">
        <w:tc>
          <w:tcPr>
            <w:tcW w:w="4814" w:type="dxa"/>
          </w:tcPr>
          <w:p w:rsidR="00624024" w:rsidRDefault="00624024" w:rsidP="00235A34">
            <w:pPr>
              <w:rPr>
                <w:lang w:val="it-IT"/>
              </w:rPr>
            </w:pPr>
            <w:r>
              <w:rPr>
                <w:lang w:val="it-IT"/>
              </w:rPr>
              <w:t>Priorità</w:t>
            </w:r>
          </w:p>
        </w:tc>
        <w:tc>
          <w:tcPr>
            <w:tcW w:w="4814" w:type="dxa"/>
          </w:tcPr>
          <w:p w:rsidR="00624024" w:rsidRDefault="00624024" w:rsidP="00235A34">
            <w:pPr>
              <w:rPr>
                <w:lang w:val="it-IT"/>
              </w:rPr>
            </w:pPr>
            <w:r>
              <w:rPr>
                <w:lang w:val="it-IT"/>
              </w:rPr>
              <w:t>1</w:t>
            </w:r>
          </w:p>
        </w:tc>
      </w:tr>
      <w:tr w:rsidR="00624024" w:rsidTr="00235A34">
        <w:tc>
          <w:tcPr>
            <w:tcW w:w="4814" w:type="dxa"/>
          </w:tcPr>
          <w:p w:rsidR="00624024" w:rsidRDefault="00624024" w:rsidP="00235A34">
            <w:pPr>
              <w:rPr>
                <w:lang w:val="it-IT"/>
              </w:rPr>
            </w:pPr>
            <w:r>
              <w:rPr>
                <w:lang w:val="it-IT"/>
              </w:rPr>
              <w:t>Versione</w:t>
            </w:r>
          </w:p>
        </w:tc>
        <w:tc>
          <w:tcPr>
            <w:tcW w:w="4814" w:type="dxa"/>
          </w:tcPr>
          <w:p w:rsidR="00624024" w:rsidRDefault="00624024" w:rsidP="00235A34">
            <w:pPr>
              <w:rPr>
                <w:lang w:val="it-IT"/>
              </w:rPr>
            </w:pPr>
            <w:r>
              <w:rPr>
                <w:lang w:val="it-IT"/>
              </w:rPr>
              <w:t>1.0</w:t>
            </w:r>
          </w:p>
        </w:tc>
      </w:tr>
      <w:tr w:rsidR="00624024" w:rsidTr="00235A34">
        <w:tc>
          <w:tcPr>
            <w:tcW w:w="4814" w:type="dxa"/>
          </w:tcPr>
          <w:p w:rsidR="00624024" w:rsidRDefault="00624024" w:rsidP="00235A34">
            <w:pPr>
              <w:rPr>
                <w:lang w:val="it-IT"/>
              </w:rPr>
            </w:pPr>
            <w:r>
              <w:rPr>
                <w:lang w:val="it-IT"/>
              </w:rPr>
              <w:t>Note</w:t>
            </w:r>
          </w:p>
        </w:tc>
        <w:tc>
          <w:tcPr>
            <w:tcW w:w="4814" w:type="dxa"/>
          </w:tcPr>
          <w:p w:rsidR="00624024" w:rsidRDefault="00624024" w:rsidP="00235A34">
            <w:pPr>
              <w:rPr>
                <w:lang w:val="it-IT"/>
              </w:rPr>
            </w:pPr>
          </w:p>
        </w:tc>
      </w:tr>
      <w:tr w:rsidR="00624024" w:rsidTr="00235A34">
        <w:tc>
          <w:tcPr>
            <w:tcW w:w="9628" w:type="dxa"/>
            <w:gridSpan w:val="2"/>
          </w:tcPr>
          <w:p w:rsidR="00624024" w:rsidRPr="00E73EDC" w:rsidRDefault="00624024" w:rsidP="00235A34">
            <w:pPr>
              <w:jc w:val="center"/>
              <w:rPr>
                <w:i/>
                <w:lang w:val="it-IT"/>
              </w:rPr>
            </w:pPr>
            <w:r w:rsidRPr="00E73EDC">
              <w:rPr>
                <w:i/>
                <w:lang w:val="it-IT"/>
              </w:rPr>
              <w:t>Sotto-requisiti</w:t>
            </w:r>
          </w:p>
        </w:tc>
      </w:tr>
      <w:tr w:rsidR="00624024" w:rsidTr="00235A34">
        <w:tc>
          <w:tcPr>
            <w:tcW w:w="4814" w:type="dxa"/>
          </w:tcPr>
          <w:p w:rsidR="00624024" w:rsidRDefault="00624024" w:rsidP="00235A34">
            <w:pPr>
              <w:rPr>
                <w:lang w:val="it-IT"/>
              </w:rPr>
            </w:pPr>
            <w:r>
              <w:rPr>
                <w:lang w:val="it-IT"/>
              </w:rPr>
              <w:t>001</w:t>
            </w:r>
          </w:p>
        </w:tc>
        <w:tc>
          <w:tcPr>
            <w:tcW w:w="4814" w:type="dxa"/>
          </w:tcPr>
          <w:p w:rsidR="00624024" w:rsidRDefault="00624024" w:rsidP="00235A34">
            <w:pPr>
              <w:rPr>
                <w:lang w:val="it-IT"/>
              </w:rPr>
            </w:pPr>
            <w:r>
              <w:rPr>
                <w:lang w:val="it-IT"/>
              </w:rPr>
              <w:t xml:space="preserve">È necessario implementare una libreria </w:t>
            </w:r>
            <w:r w:rsidR="005F5D7D">
              <w:rPr>
                <w:lang w:val="it-IT"/>
              </w:rPr>
              <w:t>per controllare</w:t>
            </w:r>
            <w:r w:rsidR="001C7E06">
              <w:rPr>
                <w:lang w:val="it-IT"/>
              </w:rPr>
              <w:t xml:space="preserve"> lo stato di un LED</w:t>
            </w:r>
          </w:p>
        </w:tc>
      </w:tr>
      <w:tr w:rsidR="00624024" w:rsidTr="00235A34">
        <w:tc>
          <w:tcPr>
            <w:tcW w:w="4814" w:type="dxa"/>
          </w:tcPr>
          <w:p w:rsidR="00624024" w:rsidRDefault="00624024" w:rsidP="00235A34">
            <w:pPr>
              <w:rPr>
                <w:lang w:val="it-IT"/>
              </w:rPr>
            </w:pPr>
            <w:r>
              <w:rPr>
                <w:lang w:val="it-IT"/>
              </w:rPr>
              <w:t>002</w:t>
            </w:r>
          </w:p>
        </w:tc>
        <w:tc>
          <w:tcPr>
            <w:tcW w:w="4814" w:type="dxa"/>
          </w:tcPr>
          <w:p w:rsidR="00624024" w:rsidRPr="003D1CA0" w:rsidRDefault="00624024" w:rsidP="00235A34">
            <w:pPr>
              <w:rPr>
                <w:lang w:val="it-IT"/>
              </w:rPr>
            </w:pPr>
            <w:r>
              <w:rPr>
                <w:lang w:val="it-IT"/>
              </w:rPr>
              <w:t xml:space="preserve">La libreria deve </w:t>
            </w:r>
            <w:r w:rsidR="004955A5">
              <w:rPr>
                <w:lang w:val="it-IT"/>
              </w:rPr>
              <w:t>implementare un metodo che ottiene lo stato del LED</w:t>
            </w:r>
            <w:r w:rsidR="003D1CA0">
              <w:rPr>
                <w:lang w:val="it-IT"/>
              </w:rPr>
              <w:t xml:space="preserve"> associato</w:t>
            </w:r>
          </w:p>
        </w:tc>
      </w:tr>
    </w:tbl>
    <w:p w:rsidR="00624024" w:rsidRDefault="00624024" w:rsidP="007F7668"/>
    <w:tbl>
      <w:tblPr>
        <w:tblStyle w:val="Grigliatabella"/>
        <w:tblW w:w="0" w:type="auto"/>
        <w:tblLook w:val="04A0" w:firstRow="1" w:lastRow="0" w:firstColumn="1" w:lastColumn="0" w:noHBand="0" w:noVBand="1"/>
      </w:tblPr>
      <w:tblGrid>
        <w:gridCol w:w="4814"/>
        <w:gridCol w:w="4814"/>
      </w:tblGrid>
      <w:tr w:rsidR="003D1CA0" w:rsidTr="00235A34">
        <w:tc>
          <w:tcPr>
            <w:tcW w:w="9628" w:type="dxa"/>
            <w:gridSpan w:val="2"/>
          </w:tcPr>
          <w:p w:rsidR="003D1CA0" w:rsidRPr="00E73EDC" w:rsidRDefault="003D1CA0" w:rsidP="00235A34">
            <w:pPr>
              <w:jc w:val="center"/>
              <w:rPr>
                <w:b/>
                <w:lang w:val="it-IT"/>
              </w:rPr>
            </w:pPr>
            <w:r w:rsidRPr="00E73EDC">
              <w:rPr>
                <w:b/>
                <w:lang w:val="it-IT"/>
              </w:rPr>
              <w:t>ID: REQ-00</w:t>
            </w:r>
            <w:r w:rsidR="00272BFB">
              <w:rPr>
                <w:b/>
                <w:lang w:val="it-IT"/>
              </w:rPr>
              <w:t>3</w:t>
            </w:r>
          </w:p>
        </w:tc>
      </w:tr>
      <w:tr w:rsidR="003D1CA0" w:rsidTr="00235A34">
        <w:tc>
          <w:tcPr>
            <w:tcW w:w="4814" w:type="dxa"/>
          </w:tcPr>
          <w:p w:rsidR="003D1CA0" w:rsidRDefault="003D1CA0" w:rsidP="00235A34">
            <w:pPr>
              <w:rPr>
                <w:lang w:val="it-IT"/>
              </w:rPr>
            </w:pPr>
            <w:r>
              <w:rPr>
                <w:lang w:val="it-IT"/>
              </w:rPr>
              <w:t>Nome</w:t>
            </w:r>
          </w:p>
        </w:tc>
        <w:tc>
          <w:tcPr>
            <w:tcW w:w="4814" w:type="dxa"/>
          </w:tcPr>
          <w:p w:rsidR="003D1CA0" w:rsidRDefault="003D1CA0" w:rsidP="00235A34">
            <w:pPr>
              <w:rPr>
                <w:lang w:val="it-IT"/>
              </w:rPr>
            </w:pPr>
            <w:proofErr w:type="spellStart"/>
            <w:r>
              <w:rPr>
                <w:lang w:val="it-IT"/>
              </w:rPr>
              <w:t>ButtonLib</w:t>
            </w:r>
            <w:proofErr w:type="spellEnd"/>
          </w:p>
        </w:tc>
      </w:tr>
      <w:tr w:rsidR="003D1CA0" w:rsidTr="00235A34">
        <w:tc>
          <w:tcPr>
            <w:tcW w:w="4814" w:type="dxa"/>
          </w:tcPr>
          <w:p w:rsidR="003D1CA0" w:rsidRDefault="003D1CA0" w:rsidP="00235A34">
            <w:pPr>
              <w:rPr>
                <w:lang w:val="it-IT"/>
              </w:rPr>
            </w:pPr>
            <w:r>
              <w:rPr>
                <w:lang w:val="it-IT"/>
              </w:rPr>
              <w:t>Priorità</w:t>
            </w:r>
          </w:p>
        </w:tc>
        <w:tc>
          <w:tcPr>
            <w:tcW w:w="4814" w:type="dxa"/>
          </w:tcPr>
          <w:p w:rsidR="003D1CA0" w:rsidRDefault="003D1CA0" w:rsidP="00235A34">
            <w:pPr>
              <w:rPr>
                <w:lang w:val="it-IT"/>
              </w:rPr>
            </w:pPr>
            <w:r>
              <w:rPr>
                <w:lang w:val="it-IT"/>
              </w:rPr>
              <w:t>1</w:t>
            </w:r>
          </w:p>
        </w:tc>
      </w:tr>
      <w:tr w:rsidR="003D1CA0" w:rsidTr="00235A34">
        <w:tc>
          <w:tcPr>
            <w:tcW w:w="4814" w:type="dxa"/>
          </w:tcPr>
          <w:p w:rsidR="003D1CA0" w:rsidRDefault="003D1CA0" w:rsidP="00235A34">
            <w:pPr>
              <w:rPr>
                <w:lang w:val="it-IT"/>
              </w:rPr>
            </w:pPr>
            <w:r>
              <w:rPr>
                <w:lang w:val="it-IT"/>
              </w:rPr>
              <w:t>Versione</w:t>
            </w:r>
          </w:p>
        </w:tc>
        <w:tc>
          <w:tcPr>
            <w:tcW w:w="4814" w:type="dxa"/>
          </w:tcPr>
          <w:p w:rsidR="003D1CA0" w:rsidRDefault="003D1CA0" w:rsidP="00235A34">
            <w:pPr>
              <w:rPr>
                <w:lang w:val="it-IT"/>
              </w:rPr>
            </w:pPr>
            <w:r>
              <w:rPr>
                <w:lang w:val="it-IT"/>
              </w:rPr>
              <w:t>1.0</w:t>
            </w:r>
          </w:p>
        </w:tc>
      </w:tr>
      <w:tr w:rsidR="003D1CA0" w:rsidTr="00235A34">
        <w:tc>
          <w:tcPr>
            <w:tcW w:w="4814" w:type="dxa"/>
          </w:tcPr>
          <w:p w:rsidR="003D1CA0" w:rsidRDefault="003D1CA0" w:rsidP="00235A34">
            <w:pPr>
              <w:rPr>
                <w:lang w:val="it-IT"/>
              </w:rPr>
            </w:pPr>
            <w:r>
              <w:rPr>
                <w:lang w:val="it-IT"/>
              </w:rPr>
              <w:t>Note</w:t>
            </w:r>
          </w:p>
        </w:tc>
        <w:tc>
          <w:tcPr>
            <w:tcW w:w="4814" w:type="dxa"/>
          </w:tcPr>
          <w:p w:rsidR="003D1CA0" w:rsidRDefault="003D1CA0" w:rsidP="00235A34">
            <w:pPr>
              <w:rPr>
                <w:lang w:val="it-IT"/>
              </w:rPr>
            </w:pPr>
          </w:p>
        </w:tc>
      </w:tr>
      <w:tr w:rsidR="003D1CA0" w:rsidTr="00235A34">
        <w:tc>
          <w:tcPr>
            <w:tcW w:w="9628" w:type="dxa"/>
            <w:gridSpan w:val="2"/>
          </w:tcPr>
          <w:p w:rsidR="003D1CA0" w:rsidRPr="00E73EDC" w:rsidRDefault="003D1CA0" w:rsidP="00235A34">
            <w:pPr>
              <w:jc w:val="center"/>
              <w:rPr>
                <w:i/>
                <w:lang w:val="it-IT"/>
              </w:rPr>
            </w:pPr>
            <w:r w:rsidRPr="00E73EDC">
              <w:rPr>
                <w:i/>
                <w:lang w:val="it-IT"/>
              </w:rPr>
              <w:t>Sotto-requisiti</w:t>
            </w:r>
          </w:p>
        </w:tc>
      </w:tr>
      <w:tr w:rsidR="003D1CA0" w:rsidTr="00235A34">
        <w:tc>
          <w:tcPr>
            <w:tcW w:w="4814" w:type="dxa"/>
          </w:tcPr>
          <w:p w:rsidR="003D1CA0" w:rsidRDefault="003D1CA0" w:rsidP="00235A34">
            <w:pPr>
              <w:rPr>
                <w:lang w:val="it-IT"/>
              </w:rPr>
            </w:pPr>
            <w:r>
              <w:rPr>
                <w:lang w:val="it-IT"/>
              </w:rPr>
              <w:t>001</w:t>
            </w:r>
          </w:p>
        </w:tc>
        <w:tc>
          <w:tcPr>
            <w:tcW w:w="4814" w:type="dxa"/>
          </w:tcPr>
          <w:p w:rsidR="003D1CA0" w:rsidRDefault="003D1CA0" w:rsidP="00235A34">
            <w:pPr>
              <w:rPr>
                <w:lang w:val="it-IT"/>
              </w:rPr>
            </w:pPr>
            <w:r>
              <w:rPr>
                <w:lang w:val="it-IT"/>
              </w:rPr>
              <w:t>È necessario implementare una libreria per controllare lo stato di un bottone</w:t>
            </w:r>
          </w:p>
        </w:tc>
      </w:tr>
      <w:tr w:rsidR="003D1CA0" w:rsidTr="00235A34">
        <w:tc>
          <w:tcPr>
            <w:tcW w:w="4814" w:type="dxa"/>
          </w:tcPr>
          <w:p w:rsidR="003D1CA0" w:rsidRDefault="003D1CA0" w:rsidP="00235A34">
            <w:pPr>
              <w:rPr>
                <w:lang w:val="it-IT"/>
              </w:rPr>
            </w:pPr>
            <w:r>
              <w:rPr>
                <w:lang w:val="it-IT"/>
              </w:rPr>
              <w:t>002</w:t>
            </w:r>
          </w:p>
        </w:tc>
        <w:tc>
          <w:tcPr>
            <w:tcW w:w="4814" w:type="dxa"/>
          </w:tcPr>
          <w:p w:rsidR="003D1CA0" w:rsidRDefault="003D1CA0" w:rsidP="00235A34">
            <w:pPr>
              <w:rPr>
                <w:lang w:val="it-IT"/>
              </w:rPr>
            </w:pPr>
            <w:r>
              <w:rPr>
                <w:lang w:val="it-IT"/>
              </w:rPr>
              <w:t>La libreria deve implementare un metodo che ottiene lo stato del bottone associato</w:t>
            </w:r>
          </w:p>
        </w:tc>
      </w:tr>
    </w:tbl>
    <w:p w:rsidR="003D1CA0" w:rsidRDefault="003D1CA0" w:rsidP="007F7668"/>
    <w:p w:rsidR="00272BFB" w:rsidRDefault="00272BFB" w:rsidP="007F7668"/>
    <w:tbl>
      <w:tblPr>
        <w:tblStyle w:val="Grigliatabella"/>
        <w:tblW w:w="0" w:type="auto"/>
        <w:tblLook w:val="04A0" w:firstRow="1" w:lastRow="0" w:firstColumn="1" w:lastColumn="0" w:noHBand="0" w:noVBand="1"/>
      </w:tblPr>
      <w:tblGrid>
        <w:gridCol w:w="4814"/>
        <w:gridCol w:w="4814"/>
      </w:tblGrid>
      <w:tr w:rsidR="00272BFB" w:rsidTr="00235A34">
        <w:tc>
          <w:tcPr>
            <w:tcW w:w="9628" w:type="dxa"/>
            <w:gridSpan w:val="2"/>
          </w:tcPr>
          <w:p w:rsidR="00272BFB" w:rsidRPr="00E73EDC" w:rsidRDefault="00272BFB" w:rsidP="00235A34">
            <w:pPr>
              <w:jc w:val="center"/>
              <w:rPr>
                <w:b/>
                <w:lang w:val="it-IT"/>
              </w:rPr>
            </w:pPr>
            <w:r w:rsidRPr="00E73EDC">
              <w:rPr>
                <w:b/>
                <w:lang w:val="it-IT"/>
              </w:rPr>
              <w:t>ID: REQ-00</w:t>
            </w:r>
            <w:r>
              <w:rPr>
                <w:b/>
                <w:lang w:val="it-IT"/>
              </w:rPr>
              <w:t>4</w:t>
            </w:r>
          </w:p>
        </w:tc>
      </w:tr>
      <w:tr w:rsidR="00272BFB" w:rsidTr="00235A34">
        <w:tc>
          <w:tcPr>
            <w:tcW w:w="4814" w:type="dxa"/>
          </w:tcPr>
          <w:p w:rsidR="00272BFB" w:rsidRDefault="00272BFB" w:rsidP="00235A34">
            <w:pPr>
              <w:rPr>
                <w:lang w:val="it-IT"/>
              </w:rPr>
            </w:pPr>
            <w:r>
              <w:rPr>
                <w:lang w:val="it-IT"/>
              </w:rPr>
              <w:t>Nome</w:t>
            </w:r>
          </w:p>
        </w:tc>
        <w:tc>
          <w:tcPr>
            <w:tcW w:w="4814" w:type="dxa"/>
          </w:tcPr>
          <w:p w:rsidR="00272BFB" w:rsidRDefault="00272BFB" w:rsidP="00235A34">
            <w:pPr>
              <w:rPr>
                <w:lang w:val="it-IT"/>
              </w:rPr>
            </w:pPr>
            <w:proofErr w:type="spellStart"/>
            <w:r>
              <w:rPr>
                <w:lang w:val="it-IT"/>
              </w:rPr>
              <w:t>PhotocellLib</w:t>
            </w:r>
            <w:proofErr w:type="spellEnd"/>
          </w:p>
        </w:tc>
      </w:tr>
      <w:tr w:rsidR="00272BFB" w:rsidTr="00235A34">
        <w:tc>
          <w:tcPr>
            <w:tcW w:w="4814" w:type="dxa"/>
          </w:tcPr>
          <w:p w:rsidR="00272BFB" w:rsidRDefault="00272BFB" w:rsidP="00235A34">
            <w:pPr>
              <w:rPr>
                <w:lang w:val="it-IT"/>
              </w:rPr>
            </w:pPr>
            <w:r>
              <w:rPr>
                <w:lang w:val="it-IT"/>
              </w:rPr>
              <w:t>Priorità</w:t>
            </w:r>
          </w:p>
        </w:tc>
        <w:tc>
          <w:tcPr>
            <w:tcW w:w="4814" w:type="dxa"/>
          </w:tcPr>
          <w:p w:rsidR="00272BFB" w:rsidRDefault="00272BFB" w:rsidP="00235A34">
            <w:pPr>
              <w:rPr>
                <w:lang w:val="it-IT"/>
              </w:rPr>
            </w:pPr>
            <w:r>
              <w:rPr>
                <w:lang w:val="it-IT"/>
              </w:rPr>
              <w:t>1</w:t>
            </w:r>
          </w:p>
        </w:tc>
      </w:tr>
      <w:tr w:rsidR="00272BFB" w:rsidTr="00235A34">
        <w:tc>
          <w:tcPr>
            <w:tcW w:w="4814" w:type="dxa"/>
          </w:tcPr>
          <w:p w:rsidR="00272BFB" w:rsidRDefault="00272BFB" w:rsidP="00235A34">
            <w:pPr>
              <w:rPr>
                <w:lang w:val="it-IT"/>
              </w:rPr>
            </w:pPr>
            <w:r>
              <w:rPr>
                <w:lang w:val="it-IT"/>
              </w:rPr>
              <w:t>Versione</w:t>
            </w:r>
          </w:p>
        </w:tc>
        <w:tc>
          <w:tcPr>
            <w:tcW w:w="4814" w:type="dxa"/>
          </w:tcPr>
          <w:p w:rsidR="00272BFB" w:rsidRDefault="00272BFB" w:rsidP="00235A34">
            <w:pPr>
              <w:rPr>
                <w:lang w:val="it-IT"/>
              </w:rPr>
            </w:pPr>
            <w:r>
              <w:rPr>
                <w:lang w:val="it-IT"/>
              </w:rPr>
              <w:t>1.0</w:t>
            </w:r>
          </w:p>
        </w:tc>
      </w:tr>
      <w:tr w:rsidR="00272BFB" w:rsidTr="00235A34">
        <w:tc>
          <w:tcPr>
            <w:tcW w:w="4814" w:type="dxa"/>
          </w:tcPr>
          <w:p w:rsidR="00272BFB" w:rsidRDefault="00272BFB" w:rsidP="00235A34">
            <w:pPr>
              <w:rPr>
                <w:lang w:val="it-IT"/>
              </w:rPr>
            </w:pPr>
            <w:r>
              <w:rPr>
                <w:lang w:val="it-IT"/>
              </w:rPr>
              <w:lastRenderedPageBreak/>
              <w:t>Note</w:t>
            </w:r>
          </w:p>
        </w:tc>
        <w:tc>
          <w:tcPr>
            <w:tcW w:w="4814" w:type="dxa"/>
          </w:tcPr>
          <w:p w:rsidR="00272BFB" w:rsidRDefault="00272BFB" w:rsidP="00235A34">
            <w:pPr>
              <w:rPr>
                <w:lang w:val="it-IT"/>
              </w:rPr>
            </w:pPr>
          </w:p>
        </w:tc>
      </w:tr>
      <w:tr w:rsidR="00272BFB" w:rsidTr="00235A34">
        <w:tc>
          <w:tcPr>
            <w:tcW w:w="9628" w:type="dxa"/>
            <w:gridSpan w:val="2"/>
          </w:tcPr>
          <w:p w:rsidR="00272BFB" w:rsidRPr="00E73EDC" w:rsidRDefault="00272BFB" w:rsidP="00235A34">
            <w:pPr>
              <w:jc w:val="center"/>
              <w:rPr>
                <w:i/>
                <w:lang w:val="it-IT"/>
              </w:rPr>
            </w:pPr>
            <w:r w:rsidRPr="00E73EDC">
              <w:rPr>
                <w:i/>
                <w:lang w:val="it-IT"/>
              </w:rPr>
              <w:t>Sotto-requisiti</w:t>
            </w:r>
          </w:p>
        </w:tc>
      </w:tr>
      <w:tr w:rsidR="00272BFB" w:rsidTr="00235A34">
        <w:tc>
          <w:tcPr>
            <w:tcW w:w="4814" w:type="dxa"/>
          </w:tcPr>
          <w:p w:rsidR="00272BFB" w:rsidRDefault="00272BFB" w:rsidP="00235A34">
            <w:pPr>
              <w:rPr>
                <w:lang w:val="it-IT"/>
              </w:rPr>
            </w:pPr>
            <w:r>
              <w:rPr>
                <w:lang w:val="it-IT"/>
              </w:rPr>
              <w:t>001</w:t>
            </w:r>
          </w:p>
        </w:tc>
        <w:tc>
          <w:tcPr>
            <w:tcW w:w="4814" w:type="dxa"/>
          </w:tcPr>
          <w:p w:rsidR="00272BFB" w:rsidRDefault="00272BFB" w:rsidP="00235A34">
            <w:pPr>
              <w:rPr>
                <w:lang w:val="it-IT"/>
              </w:rPr>
            </w:pPr>
            <w:r>
              <w:rPr>
                <w:lang w:val="it-IT"/>
              </w:rPr>
              <w:t>È necessario implementare una libreria per controllare lo stato di una fotocellula</w:t>
            </w:r>
          </w:p>
        </w:tc>
      </w:tr>
      <w:tr w:rsidR="00272BFB" w:rsidTr="00235A34">
        <w:tc>
          <w:tcPr>
            <w:tcW w:w="4814" w:type="dxa"/>
          </w:tcPr>
          <w:p w:rsidR="00272BFB" w:rsidRDefault="00272BFB" w:rsidP="00235A34">
            <w:pPr>
              <w:rPr>
                <w:lang w:val="it-IT"/>
              </w:rPr>
            </w:pPr>
            <w:r>
              <w:rPr>
                <w:lang w:val="it-IT"/>
              </w:rPr>
              <w:t>002</w:t>
            </w:r>
          </w:p>
        </w:tc>
        <w:tc>
          <w:tcPr>
            <w:tcW w:w="4814" w:type="dxa"/>
          </w:tcPr>
          <w:p w:rsidR="00272BFB" w:rsidRDefault="00272BFB" w:rsidP="00235A34">
            <w:pPr>
              <w:rPr>
                <w:lang w:val="it-IT"/>
              </w:rPr>
            </w:pPr>
            <w:r>
              <w:rPr>
                <w:lang w:val="it-IT"/>
              </w:rPr>
              <w:t>La libreria deve implementare un metodo che ottiene lo stato del bottone associato</w:t>
            </w:r>
          </w:p>
        </w:tc>
      </w:tr>
    </w:tbl>
    <w:p w:rsidR="00272BFB" w:rsidRDefault="00272BFB" w:rsidP="007F7668"/>
    <w:tbl>
      <w:tblPr>
        <w:tblStyle w:val="Grigliatabella"/>
        <w:tblW w:w="0" w:type="auto"/>
        <w:tblLook w:val="04A0" w:firstRow="1" w:lastRow="0" w:firstColumn="1" w:lastColumn="0" w:noHBand="0" w:noVBand="1"/>
      </w:tblPr>
      <w:tblGrid>
        <w:gridCol w:w="4814"/>
        <w:gridCol w:w="4814"/>
      </w:tblGrid>
      <w:tr w:rsidR="0041559B" w:rsidTr="00235A34">
        <w:tc>
          <w:tcPr>
            <w:tcW w:w="9628" w:type="dxa"/>
            <w:gridSpan w:val="2"/>
          </w:tcPr>
          <w:p w:rsidR="0041559B" w:rsidRPr="00E73EDC" w:rsidRDefault="0041559B" w:rsidP="00235A34">
            <w:pPr>
              <w:jc w:val="center"/>
              <w:rPr>
                <w:b/>
                <w:lang w:val="it-IT"/>
              </w:rPr>
            </w:pPr>
            <w:r w:rsidRPr="00E73EDC">
              <w:rPr>
                <w:b/>
                <w:lang w:val="it-IT"/>
              </w:rPr>
              <w:t>ID: REQ-00</w:t>
            </w:r>
            <w:r>
              <w:rPr>
                <w:b/>
                <w:lang w:val="it-IT"/>
              </w:rPr>
              <w:t>5</w:t>
            </w:r>
          </w:p>
        </w:tc>
      </w:tr>
      <w:tr w:rsidR="0041559B" w:rsidTr="00235A34">
        <w:tc>
          <w:tcPr>
            <w:tcW w:w="4814" w:type="dxa"/>
          </w:tcPr>
          <w:p w:rsidR="0041559B" w:rsidRDefault="0041559B" w:rsidP="00235A34">
            <w:pPr>
              <w:rPr>
                <w:lang w:val="it-IT"/>
              </w:rPr>
            </w:pPr>
            <w:r>
              <w:rPr>
                <w:lang w:val="it-IT"/>
              </w:rPr>
              <w:t>Nome</w:t>
            </w:r>
          </w:p>
        </w:tc>
        <w:tc>
          <w:tcPr>
            <w:tcW w:w="4814" w:type="dxa"/>
          </w:tcPr>
          <w:p w:rsidR="0041559B" w:rsidRDefault="0041559B" w:rsidP="00235A34">
            <w:pPr>
              <w:rPr>
                <w:lang w:val="it-IT"/>
              </w:rPr>
            </w:pPr>
            <w:r>
              <w:rPr>
                <w:lang w:val="it-IT"/>
              </w:rPr>
              <w:t>LED – Bottone</w:t>
            </w:r>
          </w:p>
        </w:tc>
      </w:tr>
      <w:tr w:rsidR="0041559B" w:rsidTr="00235A34">
        <w:tc>
          <w:tcPr>
            <w:tcW w:w="4814" w:type="dxa"/>
          </w:tcPr>
          <w:p w:rsidR="0041559B" w:rsidRDefault="0041559B" w:rsidP="00235A34">
            <w:pPr>
              <w:rPr>
                <w:lang w:val="it-IT"/>
              </w:rPr>
            </w:pPr>
            <w:r>
              <w:rPr>
                <w:lang w:val="it-IT"/>
              </w:rPr>
              <w:t>Priorità</w:t>
            </w:r>
          </w:p>
        </w:tc>
        <w:tc>
          <w:tcPr>
            <w:tcW w:w="4814" w:type="dxa"/>
          </w:tcPr>
          <w:p w:rsidR="0041559B" w:rsidRDefault="0041559B" w:rsidP="00235A34">
            <w:pPr>
              <w:rPr>
                <w:lang w:val="it-IT"/>
              </w:rPr>
            </w:pPr>
            <w:r>
              <w:rPr>
                <w:lang w:val="it-IT"/>
              </w:rPr>
              <w:t>2</w:t>
            </w:r>
          </w:p>
        </w:tc>
      </w:tr>
      <w:tr w:rsidR="0041559B" w:rsidTr="00235A34">
        <w:tc>
          <w:tcPr>
            <w:tcW w:w="4814" w:type="dxa"/>
          </w:tcPr>
          <w:p w:rsidR="0041559B" w:rsidRDefault="0041559B" w:rsidP="00235A34">
            <w:pPr>
              <w:rPr>
                <w:lang w:val="it-IT"/>
              </w:rPr>
            </w:pPr>
            <w:r>
              <w:rPr>
                <w:lang w:val="it-IT"/>
              </w:rPr>
              <w:t>Versione</w:t>
            </w:r>
          </w:p>
        </w:tc>
        <w:tc>
          <w:tcPr>
            <w:tcW w:w="4814" w:type="dxa"/>
          </w:tcPr>
          <w:p w:rsidR="0041559B" w:rsidRDefault="0041559B" w:rsidP="00235A34">
            <w:pPr>
              <w:rPr>
                <w:lang w:val="it-IT"/>
              </w:rPr>
            </w:pPr>
            <w:r>
              <w:rPr>
                <w:lang w:val="it-IT"/>
              </w:rPr>
              <w:t>1.0</w:t>
            </w:r>
          </w:p>
        </w:tc>
      </w:tr>
      <w:tr w:rsidR="0041559B" w:rsidTr="00235A34">
        <w:tc>
          <w:tcPr>
            <w:tcW w:w="4814" w:type="dxa"/>
          </w:tcPr>
          <w:p w:rsidR="0041559B" w:rsidRDefault="0041559B" w:rsidP="00235A34">
            <w:pPr>
              <w:rPr>
                <w:lang w:val="it-IT"/>
              </w:rPr>
            </w:pPr>
            <w:r>
              <w:rPr>
                <w:lang w:val="it-IT"/>
              </w:rPr>
              <w:t>Note</w:t>
            </w:r>
          </w:p>
        </w:tc>
        <w:tc>
          <w:tcPr>
            <w:tcW w:w="4814" w:type="dxa"/>
          </w:tcPr>
          <w:p w:rsidR="0041559B" w:rsidRDefault="0041559B" w:rsidP="00235A34">
            <w:pPr>
              <w:rPr>
                <w:lang w:val="it-IT"/>
              </w:rPr>
            </w:pPr>
          </w:p>
        </w:tc>
      </w:tr>
      <w:tr w:rsidR="0041559B" w:rsidTr="00235A34">
        <w:tc>
          <w:tcPr>
            <w:tcW w:w="9628" w:type="dxa"/>
            <w:gridSpan w:val="2"/>
          </w:tcPr>
          <w:p w:rsidR="0041559B" w:rsidRPr="00E73EDC" w:rsidRDefault="0041559B" w:rsidP="00235A34">
            <w:pPr>
              <w:jc w:val="center"/>
              <w:rPr>
                <w:i/>
                <w:lang w:val="it-IT"/>
              </w:rPr>
            </w:pPr>
            <w:r w:rsidRPr="00E73EDC">
              <w:rPr>
                <w:i/>
                <w:lang w:val="it-IT"/>
              </w:rPr>
              <w:t>Sotto-requisiti</w:t>
            </w:r>
          </w:p>
        </w:tc>
      </w:tr>
      <w:tr w:rsidR="0041559B" w:rsidTr="00235A34">
        <w:tc>
          <w:tcPr>
            <w:tcW w:w="4814" w:type="dxa"/>
          </w:tcPr>
          <w:p w:rsidR="0041559B" w:rsidRDefault="0041559B" w:rsidP="00235A34">
            <w:pPr>
              <w:rPr>
                <w:lang w:val="it-IT"/>
              </w:rPr>
            </w:pPr>
            <w:r>
              <w:rPr>
                <w:lang w:val="it-IT"/>
              </w:rPr>
              <w:t>001</w:t>
            </w:r>
          </w:p>
        </w:tc>
        <w:tc>
          <w:tcPr>
            <w:tcW w:w="4814" w:type="dxa"/>
          </w:tcPr>
          <w:p w:rsidR="0041559B" w:rsidRDefault="0041559B" w:rsidP="00235A34">
            <w:pPr>
              <w:rPr>
                <w:lang w:val="it-IT"/>
              </w:rPr>
            </w:pPr>
            <w:r>
              <w:rPr>
                <w:lang w:val="it-IT"/>
              </w:rPr>
              <w:t xml:space="preserve">È necessario realizzare tre circuiti di esempio che contengano </w:t>
            </w:r>
            <w:r w:rsidR="00235A34">
              <w:rPr>
                <w:lang w:val="it-IT"/>
              </w:rPr>
              <w:t>una</w:t>
            </w:r>
            <w:r>
              <w:rPr>
                <w:lang w:val="it-IT"/>
              </w:rPr>
              <w:t xml:space="preserve"> combinazione d</w:t>
            </w:r>
            <w:r w:rsidR="00235A34">
              <w:rPr>
                <w:lang w:val="it-IT"/>
              </w:rPr>
              <w:t>el</w:t>
            </w:r>
            <w:r>
              <w:rPr>
                <w:lang w:val="it-IT"/>
              </w:rPr>
              <w:t xml:space="preserve"> </w:t>
            </w:r>
            <w:r w:rsidR="00235A34">
              <w:rPr>
                <w:lang w:val="it-IT"/>
              </w:rPr>
              <w:t>LED e del bottone</w:t>
            </w:r>
          </w:p>
        </w:tc>
      </w:tr>
      <w:tr w:rsidR="0041559B" w:rsidTr="00235A34">
        <w:tc>
          <w:tcPr>
            <w:tcW w:w="4814" w:type="dxa"/>
          </w:tcPr>
          <w:p w:rsidR="0041559B" w:rsidRDefault="0041559B" w:rsidP="00235A34">
            <w:pPr>
              <w:rPr>
                <w:lang w:val="it-IT"/>
              </w:rPr>
            </w:pPr>
            <w:r>
              <w:rPr>
                <w:lang w:val="it-IT"/>
              </w:rPr>
              <w:t>002</w:t>
            </w:r>
          </w:p>
        </w:tc>
        <w:tc>
          <w:tcPr>
            <w:tcW w:w="4814" w:type="dxa"/>
          </w:tcPr>
          <w:p w:rsidR="0041559B" w:rsidRDefault="000160AA" w:rsidP="00235A34">
            <w:pPr>
              <w:rPr>
                <w:lang w:val="it-IT"/>
              </w:rPr>
            </w:pPr>
            <w:r>
              <w:rPr>
                <w:lang w:val="it-IT"/>
              </w:rPr>
              <w:t>Uno dei circuiti</w:t>
            </w:r>
            <w:r w:rsidR="00235A34">
              <w:rPr>
                <w:lang w:val="it-IT"/>
              </w:rPr>
              <w:t xml:space="preserve"> da realizzare</w:t>
            </w:r>
            <w:r>
              <w:rPr>
                <w:lang w:val="it-IT"/>
              </w:rPr>
              <w:t xml:space="preserve"> deve accendere il LED quando viene premuto il bottone</w:t>
            </w:r>
          </w:p>
        </w:tc>
      </w:tr>
      <w:tr w:rsidR="000160AA" w:rsidTr="007E1397">
        <w:tc>
          <w:tcPr>
            <w:tcW w:w="4814" w:type="dxa"/>
          </w:tcPr>
          <w:p w:rsidR="000160AA" w:rsidRDefault="000160AA" w:rsidP="007E1397">
            <w:pPr>
              <w:rPr>
                <w:lang w:val="it-IT"/>
              </w:rPr>
            </w:pPr>
            <w:r>
              <w:rPr>
                <w:lang w:val="it-IT"/>
              </w:rPr>
              <w:t>003</w:t>
            </w:r>
          </w:p>
        </w:tc>
        <w:tc>
          <w:tcPr>
            <w:tcW w:w="4814" w:type="dxa"/>
          </w:tcPr>
          <w:p w:rsidR="000160AA" w:rsidRDefault="000160AA" w:rsidP="007E1397">
            <w:pPr>
              <w:rPr>
                <w:lang w:val="it-IT"/>
              </w:rPr>
            </w:pPr>
            <w:r>
              <w:rPr>
                <w:lang w:val="it-IT"/>
              </w:rPr>
              <w:t>Uno dei circuiti da realizzare deve invertire lo stato del LED quando viene premuto il bottone</w:t>
            </w:r>
          </w:p>
        </w:tc>
      </w:tr>
      <w:tr w:rsidR="000160AA" w:rsidTr="00235A34">
        <w:tc>
          <w:tcPr>
            <w:tcW w:w="4814" w:type="dxa"/>
          </w:tcPr>
          <w:p w:rsidR="000160AA" w:rsidRDefault="000160AA" w:rsidP="000160AA">
            <w:pPr>
              <w:rPr>
                <w:lang w:val="it-IT"/>
              </w:rPr>
            </w:pPr>
            <w:r>
              <w:rPr>
                <w:lang w:val="it-IT"/>
              </w:rPr>
              <w:t>004</w:t>
            </w:r>
          </w:p>
        </w:tc>
        <w:tc>
          <w:tcPr>
            <w:tcW w:w="4814" w:type="dxa"/>
          </w:tcPr>
          <w:p w:rsidR="000160AA" w:rsidRDefault="000160AA" w:rsidP="000160AA">
            <w:pPr>
              <w:rPr>
                <w:lang w:val="it-IT"/>
              </w:rPr>
            </w:pPr>
            <w:r>
              <w:rPr>
                <w:lang w:val="it-IT"/>
              </w:rPr>
              <w:t>Uno dei circuiti da realizzare deve invertire lo stato del LED velocemente da quando viene premuto il bottone fino a quando non viene rilasciato</w:t>
            </w:r>
          </w:p>
        </w:tc>
      </w:tr>
    </w:tbl>
    <w:p w:rsidR="0041559B" w:rsidRDefault="0041559B" w:rsidP="007F7668"/>
    <w:tbl>
      <w:tblPr>
        <w:tblStyle w:val="Grigliatabella"/>
        <w:tblW w:w="0" w:type="auto"/>
        <w:tblLook w:val="04A0" w:firstRow="1" w:lastRow="0" w:firstColumn="1" w:lastColumn="0" w:noHBand="0" w:noVBand="1"/>
      </w:tblPr>
      <w:tblGrid>
        <w:gridCol w:w="4814"/>
        <w:gridCol w:w="4814"/>
      </w:tblGrid>
      <w:tr w:rsidR="00A206BD" w:rsidTr="007E1397">
        <w:tc>
          <w:tcPr>
            <w:tcW w:w="9628" w:type="dxa"/>
            <w:gridSpan w:val="2"/>
          </w:tcPr>
          <w:p w:rsidR="00A206BD" w:rsidRPr="00E73EDC" w:rsidRDefault="00A206BD" w:rsidP="007E1397">
            <w:pPr>
              <w:jc w:val="center"/>
              <w:rPr>
                <w:b/>
                <w:lang w:val="it-IT"/>
              </w:rPr>
            </w:pPr>
            <w:r w:rsidRPr="00E73EDC">
              <w:rPr>
                <w:b/>
                <w:lang w:val="it-IT"/>
              </w:rPr>
              <w:t>ID: REQ-00</w:t>
            </w:r>
            <w:r w:rsidR="00A317E1">
              <w:rPr>
                <w:b/>
                <w:lang w:val="it-IT"/>
              </w:rPr>
              <w:t>6</w:t>
            </w:r>
          </w:p>
        </w:tc>
      </w:tr>
      <w:tr w:rsidR="00A206BD" w:rsidTr="007E1397">
        <w:tc>
          <w:tcPr>
            <w:tcW w:w="4814" w:type="dxa"/>
          </w:tcPr>
          <w:p w:rsidR="00A206BD" w:rsidRDefault="00A206BD" w:rsidP="007E1397">
            <w:pPr>
              <w:rPr>
                <w:lang w:val="it-IT"/>
              </w:rPr>
            </w:pPr>
            <w:r>
              <w:rPr>
                <w:lang w:val="it-IT"/>
              </w:rPr>
              <w:t>Nome</w:t>
            </w:r>
          </w:p>
        </w:tc>
        <w:tc>
          <w:tcPr>
            <w:tcW w:w="4814" w:type="dxa"/>
          </w:tcPr>
          <w:p w:rsidR="00A206BD" w:rsidRDefault="00A206BD" w:rsidP="007E1397">
            <w:pPr>
              <w:rPr>
                <w:lang w:val="it-IT"/>
              </w:rPr>
            </w:pPr>
            <w:r>
              <w:rPr>
                <w:lang w:val="it-IT"/>
              </w:rPr>
              <w:t xml:space="preserve">LED – </w:t>
            </w:r>
            <w:r w:rsidR="00A317E1">
              <w:rPr>
                <w:lang w:val="it-IT"/>
              </w:rPr>
              <w:t>Fotocellula</w:t>
            </w:r>
          </w:p>
        </w:tc>
      </w:tr>
      <w:tr w:rsidR="00A206BD" w:rsidTr="007E1397">
        <w:tc>
          <w:tcPr>
            <w:tcW w:w="4814" w:type="dxa"/>
          </w:tcPr>
          <w:p w:rsidR="00A206BD" w:rsidRDefault="00A206BD" w:rsidP="007E1397">
            <w:pPr>
              <w:rPr>
                <w:lang w:val="it-IT"/>
              </w:rPr>
            </w:pPr>
            <w:r>
              <w:rPr>
                <w:lang w:val="it-IT"/>
              </w:rPr>
              <w:t>Priorità</w:t>
            </w:r>
          </w:p>
        </w:tc>
        <w:tc>
          <w:tcPr>
            <w:tcW w:w="4814" w:type="dxa"/>
          </w:tcPr>
          <w:p w:rsidR="00A206BD" w:rsidRDefault="00A206BD" w:rsidP="007E1397">
            <w:pPr>
              <w:rPr>
                <w:lang w:val="it-IT"/>
              </w:rPr>
            </w:pPr>
            <w:r>
              <w:rPr>
                <w:lang w:val="it-IT"/>
              </w:rPr>
              <w:t>2</w:t>
            </w:r>
          </w:p>
        </w:tc>
      </w:tr>
      <w:tr w:rsidR="00A206BD" w:rsidTr="007E1397">
        <w:tc>
          <w:tcPr>
            <w:tcW w:w="4814" w:type="dxa"/>
          </w:tcPr>
          <w:p w:rsidR="00A206BD" w:rsidRDefault="00A206BD" w:rsidP="007E1397">
            <w:pPr>
              <w:rPr>
                <w:lang w:val="it-IT"/>
              </w:rPr>
            </w:pPr>
            <w:r>
              <w:rPr>
                <w:lang w:val="it-IT"/>
              </w:rPr>
              <w:t>Versione</w:t>
            </w:r>
          </w:p>
        </w:tc>
        <w:tc>
          <w:tcPr>
            <w:tcW w:w="4814" w:type="dxa"/>
          </w:tcPr>
          <w:p w:rsidR="00A206BD" w:rsidRPr="003A63B1" w:rsidRDefault="00A206BD" w:rsidP="007E1397">
            <w:r>
              <w:rPr>
                <w:lang w:val="it-IT"/>
              </w:rPr>
              <w:t>1.0</w:t>
            </w:r>
          </w:p>
        </w:tc>
      </w:tr>
      <w:tr w:rsidR="00A206BD" w:rsidTr="007E1397">
        <w:tc>
          <w:tcPr>
            <w:tcW w:w="4814" w:type="dxa"/>
          </w:tcPr>
          <w:p w:rsidR="00A206BD" w:rsidRDefault="00A206BD" w:rsidP="007E1397">
            <w:pPr>
              <w:rPr>
                <w:lang w:val="it-IT"/>
              </w:rPr>
            </w:pPr>
            <w:r>
              <w:rPr>
                <w:lang w:val="it-IT"/>
              </w:rPr>
              <w:t>Note</w:t>
            </w:r>
          </w:p>
        </w:tc>
        <w:tc>
          <w:tcPr>
            <w:tcW w:w="4814" w:type="dxa"/>
          </w:tcPr>
          <w:p w:rsidR="00A206BD" w:rsidRDefault="00A206BD" w:rsidP="007E1397">
            <w:pPr>
              <w:rPr>
                <w:lang w:val="it-IT"/>
              </w:rPr>
            </w:pPr>
          </w:p>
        </w:tc>
      </w:tr>
      <w:tr w:rsidR="00A206BD" w:rsidTr="007E1397">
        <w:tc>
          <w:tcPr>
            <w:tcW w:w="9628" w:type="dxa"/>
            <w:gridSpan w:val="2"/>
          </w:tcPr>
          <w:p w:rsidR="00A206BD" w:rsidRPr="00E73EDC" w:rsidRDefault="00A206BD" w:rsidP="007E1397">
            <w:pPr>
              <w:jc w:val="center"/>
              <w:rPr>
                <w:i/>
                <w:lang w:val="it-IT"/>
              </w:rPr>
            </w:pPr>
            <w:r w:rsidRPr="00E73EDC">
              <w:rPr>
                <w:i/>
                <w:lang w:val="it-IT"/>
              </w:rPr>
              <w:t>Sotto-requisiti</w:t>
            </w:r>
          </w:p>
        </w:tc>
      </w:tr>
      <w:tr w:rsidR="00A206BD" w:rsidTr="007E1397">
        <w:tc>
          <w:tcPr>
            <w:tcW w:w="4814" w:type="dxa"/>
          </w:tcPr>
          <w:p w:rsidR="00A206BD" w:rsidRDefault="00A206BD" w:rsidP="007E1397">
            <w:pPr>
              <w:rPr>
                <w:lang w:val="it-IT"/>
              </w:rPr>
            </w:pPr>
            <w:r>
              <w:rPr>
                <w:lang w:val="it-IT"/>
              </w:rPr>
              <w:t>001</w:t>
            </w:r>
          </w:p>
        </w:tc>
        <w:tc>
          <w:tcPr>
            <w:tcW w:w="4814" w:type="dxa"/>
          </w:tcPr>
          <w:p w:rsidR="00A206BD" w:rsidRDefault="00A206BD" w:rsidP="007E1397">
            <w:pPr>
              <w:rPr>
                <w:lang w:val="it-IT"/>
              </w:rPr>
            </w:pPr>
            <w:r>
              <w:rPr>
                <w:lang w:val="it-IT"/>
              </w:rPr>
              <w:t>È necessario realizzare tre circuiti di esempio che contengano una combinazione della fotocellula e del LED</w:t>
            </w:r>
          </w:p>
        </w:tc>
      </w:tr>
      <w:tr w:rsidR="00A206BD" w:rsidTr="007E1397">
        <w:tc>
          <w:tcPr>
            <w:tcW w:w="4814" w:type="dxa"/>
          </w:tcPr>
          <w:p w:rsidR="00A206BD" w:rsidRDefault="00A206BD" w:rsidP="007E1397">
            <w:pPr>
              <w:rPr>
                <w:lang w:val="it-IT"/>
              </w:rPr>
            </w:pPr>
            <w:r>
              <w:rPr>
                <w:lang w:val="it-IT"/>
              </w:rPr>
              <w:t>002</w:t>
            </w:r>
          </w:p>
        </w:tc>
        <w:tc>
          <w:tcPr>
            <w:tcW w:w="4814" w:type="dxa"/>
          </w:tcPr>
          <w:p w:rsidR="00A206BD" w:rsidRDefault="00A206BD" w:rsidP="007E1397">
            <w:pPr>
              <w:rPr>
                <w:lang w:val="it-IT"/>
              </w:rPr>
            </w:pPr>
            <w:r>
              <w:rPr>
                <w:lang w:val="it-IT"/>
              </w:rPr>
              <w:t xml:space="preserve">Uno dei circuiti da realizzare deve accendere </w:t>
            </w:r>
            <w:r w:rsidR="00A317E1">
              <w:rPr>
                <w:lang w:val="it-IT"/>
              </w:rPr>
              <w:t>o spegnere il LED in base al valore rilevato da</w:t>
            </w:r>
            <w:r w:rsidR="003A63B1">
              <w:rPr>
                <w:lang w:val="it-IT"/>
              </w:rPr>
              <w:t>lla fotocellula: se il valore è al di sopra di una soglia il LED viene acceso; se il valore è al di sotto di una soglia il LED viene spento</w:t>
            </w:r>
          </w:p>
        </w:tc>
      </w:tr>
      <w:tr w:rsidR="00A206BD" w:rsidTr="007E1397">
        <w:tc>
          <w:tcPr>
            <w:tcW w:w="4814" w:type="dxa"/>
          </w:tcPr>
          <w:p w:rsidR="00A206BD" w:rsidRDefault="00A206BD" w:rsidP="007E1397">
            <w:pPr>
              <w:rPr>
                <w:lang w:val="it-IT"/>
              </w:rPr>
            </w:pPr>
            <w:r>
              <w:rPr>
                <w:lang w:val="it-IT"/>
              </w:rPr>
              <w:t>003</w:t>
            </w:r>
          </w:p>
        </w:tc>
        <w:tc>
          <w:tcPr>
            <w:tcW w:w="4814" w:type="dxa"/>
          </w:tcPr>
          <w:p w:rsidR="00A206BD" w:rsidRDefault="003A63B1" w:rsidP="007E1397">
            <w:pPr>
              <w:rPr>
                <w:lang w:val="it-IT"/>
              </w:rPr>
            </w:pPr>
            <w:r>
              <w:rPr>
                <w:lang w:val="it-IT"/>
              </w:rPr>
              <w:t>Uno dei circuiti da realizzare deve regolare l’intensità del LED in base al valore rilevato dalla fotocellula: più è alta la luminosità rilevata, maggiore è l’intensità del LED.</w:t>
            </w:r>
          </w:p>
        </w:tc>
      </w:tr>
      <w:tr w:rsidR="00A206BD" w:rsidTr="007E1397">
        <w:tc>
          <w:tcPr>
            <w:tcW w:w="4814" w:type="dxa"/>
          </w:tcPr>
          <w:p w:rsidR="00A206BD" w:rsidRDefault="00A206BD" w:rsidP="007E1397">
            <w:pPr>
              <w:rPr>
                <w:lang w:val="it-IT"/>
              </w:rPr>
            </w:pPr>
            <w:r>
              <w:rPr>
                <w:lang w:val="it-IT"/>
              </w:rPr>
              <w:t>004</w:t>
            </w:r>
          </w:p>
        </w:tc>
        <w:tc>
          <w:tcPr>
            <w:tcW w:w="4814" w:type="dxa"/>
          </w:tcPr>
          <w:p w:rsidR="00A206BD" w:rsidRDefault="00FA145B" w:rsidP="007E1397">
            <w:pPr>
              <w:rPr>
                <w:lang w:val="it-IT"/>
              </w:rPr>
            </w:pPr>
            <w:r>
              <w:rPr>
                <w:lang w:val="it-IT"/>
              </w:rPr>
              <w:t xml:space="preserve">Uno dei circuiti da realizzare deve regolare </w:t>
            </w:r>
            <w:r w:rsidR="0021560B">
              <w:rPr>
                <w:lang w:val="it-IT"/>
              </w:rPr>
              <w:t>la frequenza di lampeggiamento</w:t>
            </w:r>
            <w:r>
              <w:rPr>
                <w:lang w:val="it-IT"/>
              </w:rPr>
              <w:t xml:space="preserve"> del LED in </w:t>
            </w:r>
            <w:r w:rsidR="0021560B">
              <w:rPr>
                <w:lang w:val="it-IT"/>
              </w:rPr>
              <w:t xml:space="preserve">modo inversamente proporzionale </w:t>
            </w:r>
            <w:r>
              <w:rPr>
                <w:lang w:val="it-IT"/>
              </w:rPr>
              <w:t xml:space="preserve">al valore rilevato dalla fotocellula: più è alta la luminosità rilevata, </w:t>
            </w:r>
            <w:r w:rsidR="0021560B">
              <w:rPr>
                <w:lang w:val="it-IT"/>
              </w:rPr>
              <w:t>minore</w:t>
            </w:r>
            <w:r>
              <w:rPr>
                <w:lang w:val="it-IT"/>
              </w:rPr>
              <w:t xml:space="preserve"> è </w:t>
            </w:r>
            <w:r w:rsidR="0021560B">
              <w:rPr>
                <w:lang w:val="it-IT"/>
              </w:rPr>
              <w:t>la frequenza</w:t>
            </w:r>
            <w:r>
              <w:rPr>
                <w:lang w:val="it-IT"/>
              </w:rPr>
              <w:t xml:space="preserve"> </w:t>
            </w:r>
            <w:r w:rsidR="0021560B">
              <w:rPr>
                <w:lang w:val="it-IT"/>
              </w:rPr>
              <w:t xml:space="preserve">di lampeggiamento </w:t>
            </w:r>
            <w:r>
              <w:rPr>
                <w:lang w:val="it-IT"/>
              </w:rPr>
              <w:t>del LED.</w:t>
            </w:r>
          </w:p>
        </w:tc>
      </w:tr>
    </w:tbl>
    <w:p w:rsidR="00E26F6D" w:rsidRDefault="00E26F6D" w:rsidP="007F7668"/>
    <w:tbl>
      <w:tblPr>
        <w:tblStyle w:val="Grigliatabella"/>
        <w:tblW w:w="0" w:type="auto"/>
        <w:tblLook w:val="04A0" w:firstRow="1" w:lastRow="0" w:firstColumn="1" w:lastColumn="0" w:noHBand="0" w:noVBand="1"/>
      </w:tblPr>
      <w:tblGrid>
        <w:gridCol w:w="4814"/>
        <w:gridCol w:w="4814"/>
      </w:tblGrid>
      <w:tr w:rsidR="00836000" w:rsidRPr="00E73EDC" w:rsidTr="00836000">
        <w:trPr>
          <w:ins w:id="7" w:author="Microsoft Office User" w:date="2019-01-18T13:46:00Z"/>
        </w:trPr>
        <w:tc>
          <w:tcPr>
            <w:tcW w:w="9628" w:type="dxa"/>
            <w:gridSpan w:val="2"/>
          </w:tcPr>
          <w:p w:rsidR="00836000" w:rsidRPr="00E73EDC" w:rsidRDefault="00836000" w:rsidP="00836000">
            <w:pPr>
              <w:jc w:val="center"/>
              <w:rPr>
                <w:ins w:id="8" w:author="Microsoft Office User" w:date="2019-01-18T13:46:00Z"/>
                <w:b/>
                <w:lang w:val="it-IT"/>
              </w:rPr>
            </w:pPr>
            <w:ins w:id="9" w:author="Microsoft Office User" w:date="2019-01-18T13:46:00Z">
              <w:r w:rsidRPr="00E73EDC">
                <w:rPr>
                  <w:b/>
                  <w:lang w:val="it-IT"/>
                </w:rPr>
                <w:t>ID: REQ-00</w:t>
              </w:r>
              <w:r>
                <w:rPr>
                  <w:b/>
                  <w:lang w:val="it-IT"/>
                </w:rPr>
                <w:t>7</w:t>
              </w:r>
            </w:ins>
          </w:p>
        </w:tc>
      </w:tr>
      <w:tr w:rsidR="00836000" w:rsidTr="00836000">
        <w:trPr>
          <w:ins w:id="10" w:author="Microsoft Office User" w:date="2019-01-18T13:46:00Z"/>
        </w:trPr>
        <w:tc>
          <w:tcPr>
            <w:tcW w:w="4814" w:type="dxa"/>
          </w:tcPr>
          <w:p w:rsidR="00836000" w:rsidRDefault="00836000" w:rsidP="00836000">
            <w:pPr>
              <w:rPr>
                <w:ins w:id="11" w:author="Microsoft Office User" w:date="2019-01-18T13:46:00Z"/>
                <w:lang w:val="it-IT"/>
              </w:rPr>
            </w:pPr>
            <w:ins w:id="12" w:author="Microsoft Office User" w:date="2019-01-18T13:46:00Z">
              <w:r>
                <w:rPr>
                  <w:lang w:val="it-IT"/>
                </w:rPr>
                <w:t>Nome</w:t>
              </w:r>
            </w:ins>
          </w:p>
        </w:tc>
        <w:tc>
          <w:tcPr>
            <w:tcW w:w="4814" w:type="dxa"/>
          </w:tcPr>
          <w:p w:rsidR="00836000" w:rsidRDefault="00836000" w:rsidP="00836000">
            <w:pPr>
              <w:rPr>
                <w:ins w:id="13" w:author="Microsoft Office User" w:date="2019-01-18T13:46:00Z"/>
                <w:lang w:val="it-IT"/>
              </w:rPr>
            </w:pPr>
            <w:ins w:id="14" w:author="Microsoft Office User" w:date="2019-01-18T13:46:00Z">
              <w:r>
                <w:rPr>
                  <w:lang w:val="it-IT"/>
                </w:rPr>
                <w:t>LCD</w:t>
              </w:r>
            </w:ins>
          </w:p>
        </w:tc>
      </w:tr>
      <w:tr w:rsidR="00836000" w:rsidTr="00836000">
        <w:trPr>
          <w:ins w:id="15" w:author="Microsoft Office User" w:date="2019-01-18T13:46:00Z"/>
        </w:trPr>
        <w:tc>
          <w:tcPr>
            <w:tcW w:w="4814" w:type="dxa"/>
          </w:tcPr>
          <w:p w:rsidR="00836000" w:rsidRDefault="00836000" w:rsidP="00836000">
            <w:pPr>
              <w:rPr>
                <w:ins w:id="16" w:author="Microsoft Office User" w:date="2019-01-18T13:46:00Z"/>
                <w:lang w:val="it-IT"/>
              </w:rPr>
            </w:pPr>
            <w:ins w:id="17" w:author="Microsoft Office User" w:date="2019-01-18T13:46:00Z">
              <w:r>
                <w:rPr>
                  <w:lang w:val="it-IT"/>
                </w:rPr>
                <w:t>Priorità</w:t>
              </w:r>
            </w:ins>
          </w:p>
        </w:tc>
        <w:tc>
          <w:tcPr>
            <w:tcW w:w="4814" w:type="dxa"/>
          </w:tcPr>
          <w:p w:rsidR="00836000" w:rsidRDefault="00836000" w:rsidP="00836000">
            <w:pPr>
              <w:rPr>
                <w:ins w:id="18" w:author="Microsoft Office User" w:date="2019-01-18T13:46:00Z"/>
                <w:lang w:val="it-IT"/>
              </w:rPr>
            </w:pPr>
            <w:ins w:id="19" w:author="Microsoft Office User" w:date="2019-01-18T13:46:00Z">
              <w:r>
                <w:rPr>
                  <w:lang w:val="it-IT"/>
                </w:rPr>
                <w:t>2</w:t>
              </w:r>
            </w:ins>
          </w:p>
        </w:tc>
      </w:tr>
      <w:tr w:rsidR="00836000" w:rsidRPr="003A63B1" w:rsidTr="00836000">
        <w:trPr>
          <w:ins w:id="20" w:author="Microsoft Office User" w:date="2019-01-18T13:46:00Z"/>
        </w:trPr>
        <w:tc>
          <w:tcPr>
            <w:tcW w:w="4814" w:type="dxa"/>
          </w:tcPr>
          <w:p w:rsidR="00836000" w:rsidRDefault="00836000" w:rsidP="00836000">
            <w:pPr>
              <w:rPr>
                <w:ins w:id="21" w:author="Microsoft Office User" w:date="2019-01-18T13:46:00Z"/>
                <w:lang w:val="it-IT"/>
              </w:rPr>
            </w:pPr>
            <w:ins w:id="22" w:author="Microsoft Office User" w:date="2019-01-18T13:46:00Z">
              <w:r>
                <w:rPr>
                  <w:lang w:val="it-IT"/>
                </w:rPr>
                <w:t>Versione</w:t>
              </w:r>
            </w:ins>
          </w:p>
        </w:tc>
        <w:tc>
          <w:tcPr>
            <w:tcW w:w="4814" w:type="dxa"/>
          </w:tcPr>
          <w:p w:rsidR="00836000" w:rsidRPr="003A63B1" w:rsidRDefault="00836000" w:rsidP="00836000">
            <w:pPr>
              <w:rPr>
                <w:ins w:id="23" w:author="Microsoft Office User" w:date="2019-01-18T13:46:00Z"/>
              </w:rPr>
            </w:pPr>
            <w:ins w:id="24" w:author="Microsoft Office User" w:date="2019-01-18T13:46:00Z">
              <w:r>
                <w:rPr>
                  <w:lang w:val="it-IT"/>
                </w:rPr>
                <w:t>1.0</w:t>
              </w:r>
            </w:ins>
          </w:p>
        </w:tc>
      </w:tr>
      <w:tr w:rsidR="00836000" w:rsidTr="00836000">
        <w:trPr>
          <w:ins w:id="25" w:author="Microsoft Office User" w:date="2019-01-18T13:46:00Z"/>
        </w:trPr>
        <w:tc>
          <w:tcPr>
            <w:tcW w:w="4814" w:type="dxa"/>
          </w:tcPr>
          <w:p w:rsidR="00836000" w:rsidRDefault="00836000" w:rsidP="00836000">
            <w:pPr>
              <w:rPr>
                <w:ins w:id="26" w:author="Microsoft Office User" w:date="2019-01-18T13:46:00Z"/>
                <w:lang w:val="it-IT"/>
              </w:rPr>
            </w:pPr>
            <w:ins w:id="27" w:author="Microsoft Office User" w:date="2019-01-18T13:46:00Z">
              <w:r>
                <w:rPr>
                  <w:lang w:val="it-IT"/>
                </w:rPr>
                <w:t>Note</w:t>
              </w:r>
            </w:ins>
          </w:p>
        </w:tc>
        <w:tc>
          <w:tcPr>
            <w:tcW w:w="4814" w:type="dxa"/>
          </w:tcPr>
          <w:p w:rsidR="00836000" w:rsidRDefault="00836000" w:rsidP="00836000">
            <w:pPr>
              <w:rPr>
                <w:ins w:id="28" w:author="Microsoft Office User" w:date="2019-01-18T13:46:00Z"/>
                <w:lang w:val="it-IT"/>
              </w:rPr>
            </w:pPr>
          </w:p>
        </w:tc>
      </w:tr>
      <w:tr w:rsidR="00836000" w:rsidRPr="00E73EDC" w:rsidTr="00836000">
        <w:trPr>
          <w:ins w:id="29" w:author="Microsoft Office User" w:date="2019-01-18T13:46:00Z"/>
        </w:trPr>
        <w:tc>
          <w:tcPr>
            <w:tcW w:w="9628" w:type="dxa"/>
            <w:gridSpan w:val="2"/>
          </w:tcPr>
          <w:p w:rsidR="00836000" w:rsidRPr="00E73EDC" w:rsidRDefault="00836000" w:rsidP="00836000">
            <w:pPr>
              <w:jc w:val="center"/>
              <w:rPr>
                <w:ins w:id="30" w:author="Microsoft Office User" w:date="2019-01-18T13:46:00Z"/>
                <w:i/>
                <w:lang w:val="it-IT"/>
              </w:rPr>
            </w:pPr>
            <w:ins w:id="31" w:author="Microsoft Office User" w:date="2019-01-18T13:46:00Z">
              <w:r w:rsidRPr="00E73EDC">
                <w:rPr>
                  <w:i/>
                  <w:lang w:val="it-IT"/>
                </w:rPr>
                <w:t>Sotto-requisiti</w:t>
              </w:r>
            </w:ins>
          </w:p>
        </w:tc>
      </w:tr>
      <w:tr w:rsidR="00836000" w:rsidTr="00836000">
        <w:trPr>
          <w:ins w:id="32" w:author="Microsoft Office User" w:date="2019-01-18T13:46:00Z"/>
        </w:trPr>
        <w:tc>
          <w:tcPr>
            <w:tcW w:w="4814" w:type="dxa"/>
          </w:tcPr>
          <w:p w:rsidR="00836000" w:rsidRDefault="00836000" w:rsidP="00836000">
            <w:pPr>
              <w:rPr>
                <w:ins w:id="33" w:author="Microsoft Office User" w:date="2019-01-18T13:46:00Z"/>
                <w:lang w:val="it-IT"/>
              </w:rPr>
            </w:pPr>
            <w:ins w:id="34" w:author="Microsoft Office User" w:date="2019-01-18T13:46:00Z">
              <w:r>
                <w:rPr>
                  <w:lang w:val="it-IT"/>
                </w:rPr>
                <w:t>001</w:t>
              </w:r>
            </w:ins>
          </w:p>
        </w:tc>
        <w:tc>
          <w:tcPr>
            <w:tcW w:w="4814" w:type="dxa"/>
          </w:tcPr>
          <w:p w:rsidR="00836000" w:rsidRDefault="00836000" w:rsidP="00836000">
            <w:pPr>
              <w:rPr>
                <w:ins w:id="35" w:author="Microsoft Office User" w:date="2019-01-18T13:46:00Z"/>
                <w:lang w:val="it-IT"/>
              </w:rPr>
            </w:pPr>
            <w:ins w:id="36" w:author="Microsoft Office User" w:date="2019-01-18T13:46:00Z">
              <w:r>
                <w:rPr>
                  <w:lang w:val="it-IT"/>
                </w:rPr>
                <w:t xml:space="preserve">È necessario realizzare tre circuiti di esempio che contengano </w:t>
              </w:r>
            </w:ins>
            <w:ins w:id="37" w:author="Microsoft Office User" w:date="2019-01-18T13:48:00Z">
              <w:r w:rsidR="009C22CE">
                <w:rPr>
                  <w:lang w:val="it-IT"/>
                </w:rPr>
                <w:t>il display LCD</w:t>
              </w:r>
            </w:ins>
          </w:p>
        </w:tc>
      </w:tr>
      <w:tr w:rsidR="00836000" w:rsidTr="00836000">
        <w:trPr>
          <w:ins w:id="38" w:author="Microsoft Office User" w:date="2019-01-18T13:46:00Z"/>
        </w:trPr>
        <w:tc>
          <w:tcPr>
            <w:tcW w:w="4814" w:type="dxa"/>
          </w:tcPr>
          <w:p w:rsidR="00836000" w:rsidRDefault="00836000" w:rsidP="00836000">
            <w:pPr>
              <w:rPr>
                <w:ins w:id="39" w:author="Microsoft Office User" w:date="2019-01-18T13:46:00Z"/>
                <w:lang w:val="it-IT"/>
              </w:rPr>
            </w:pPr>
            <w:ins w:id="40" w:author="Microsoft Office User" w:date="2019-01-18T13:46:00Z">
              <w:r>
                <w:rPr>
                  <w:lang w:val="it-IT"/>
                </w:rPr>
                <w:lastRenderedPageBreak/>
                <w:t>002</w:t>
              </w:r>
            </w:ins>
          </w:p>
        </w:tc>
        <w:tc>
          <w:tcPr>
            <w:tcW w:w="4814" w:type="dxa"/>
          </w:tcPr>
          <w:p w:rsidR="00836000" w:rsidRDefault="00836000" w:rsidP="00836000">
            <w:pPr>
              <w:rPr>
                <w:ins w:id="41" w:author="Microsoft Office User" w:date="2019-01-18T13:46:00Z"/>
                <w:lang w:val="it-IT"/>
              </w:rPr>
            </w:pPr>
            <w:ins w:id="42" w:author="Microsoft Office User" w:date="2019-01-18T13:46:00Z">
              <w:r>
                <w:rPr>
                  <w:lang w:val="it-IT"/>
                </w:rPr>
                <w:t xml:space="preserve">Uno dei circuiti </w:t>
              </w:r>
            </w:ins>
            <w:ins w:id="43" w:author="Microsoft Office User" w:date="2019-01-18T13:48:00Z">
              <w:r w:rsidR="009C22CE">
                <w:rPr>
                  <w:lang w:val="it-IT"/>
                </w:rPr>
                <w:t>deve stampare sullo schermo LCD la scritta “Hello World”</w:t>
              </w:r>
            </w:ins>
          </w:p>
        </w:tc>
      </w:tr>
      <w:tr w:rsidR="00836000" w:rsidTr="00836000">
        <w:trPr>
          <w:ins w:id="44" w:author="Microsoft Office User" w:date="2019-01-18T13:46:00Z"/>
        </w:trPr>
        <w:tc>
          <w:tcPr>
            <w:tcW w:w="4814" w:type="dxa"/>
          </w:tcPr>
          <w:p w:rsidR="00836000" w:rsidRDefault="00836000" w:rsidP="00836000">
            <w:pPr>
              <w:rPr>
                <w:ins w:id="45" w:author="Microsoft Office User" w:date="2019-01-18T13:46:00Z"/>
                <w:lang w:val="it-IT"/>
              </w:rPr>
            </w:pPr>
            <w:ins w:id="46" w:author="Microsoft Office User" w:date="2019-01-18T13:46:00Z">
              <w:r>
                <w:rPr>
                  <w:lang w:val="it-IT"/>
                </w:rPr>
                <w:t>003</w:t>
              </w:r>
            </w:ins>
          </w:p>
        </w:tc>
        <w:tc>
          <w:tcPr>
            <w:tcW w:w="4814" w:type="dxa"/>
          </w:tcPr>
          <w:p w:rsidR="00836000" w:rsidRDefault="00836000" w:rsidP="00836000">
            <w:pPr>
              <w:rPr>
                <w:ins w:id="47" w:author="Microsoft Office User" w:date="2019-01-18T13:46:00Z"/>
                <w:lang w:val="it-IT"/>
              </w:rPr>
            </w:pPr>
            <w:ins w:id="48" w:author="Microsoft Office User" w:date="2019-01-18T13:46:00Z">
              <w:r>
                <w:rPr>
                  <w:lang w:val="it-IT"/>
                </w:rPr>
                <w:t xml:space="preserve">Uno dei circuiti </w:t>
              </w:r>
            </w:ins>
            <w:ins w:id="49" w:author="Microsoft Office User" w:date="2019-01-18T13:49:00Z">
              <w:r w:rsidR="009C22CE">
                <w:rPr>
                  <w:lang w:val="it-IT"/>
                </w:rPr>
                <w:t>deve stampare del testo all’interno del display LCD e mostrare il lampeggiamento del cursore.</w:t>
              </w:r>
            </w:ins>
          </w:p>
        </w:tc>
      </w:tr>
      <w:tr w:rsidR="00836000" w:rsidTr="00836000">
        <w:trPr>
          <w:ins w:id="50" w:author="Microsoft Office User" w:date="2019-01-18T13:46:00Z"/>
        </w:trPr>
        <w:tc>
          <w:tcPr>
            <w:tcW w:w="4814" w:type="dxa"/>
          </w:tcPr>
          <w:p w:rsidR="00836000" w:rsidRDefault="00836000" w:rsidP="00836000">
            <w:pPr>
              <w:rPr>
                <w:ins w:id="51" w:author="Microsoft Office User" w:date="2019-01-18T13:46:00Z"/>
                <w:lang w:val="it-IT"/>
              </w:rPr>
            </w:pPr>
            <w:ins w:id="52" w:author="Microsoft Office User" w:date="2019-01-18T13:46:00Z">
              <w:r>
                <w:rPr>
                  <w:lang w:val="it-IT"/>
                </w:rPr>
                <w:t>004</w:t>
              </w:r>
            </w:ins>
          </w:p>
        </w:tc>
        <w:tc>
          <w:tcPr>
            <w:tcW w:w="4814" w:type="dxa"/>
          </w:tcPr>
          <w:p w:rsidR="00836000" w:rsidRDefault="00836000" w:rsidP="00836000">
            <w:pPr>
              <w:rPr>
                <w:ins w:id="53" w:author="Microsoft Office User" w:date="2019-01-18T13:46:00Z"/>
                <w:lang w:val="it-IT"/>
              </w:rPr>
            </w:pPr>
            <w:ins w:id="54" w:author="Microsoft Office User" w:date="2019-01-18T13:46:00Z">
              <w:r>
                <w:rPr>
                  <w:lang w:val="it-IT"/>
                </w:rPr>
                <w:t xml:space="preserve">Uno dei circuiti da realizzare deve </w:t>
              </w:r>
            </w:ins>
            <w:ins w:id="55" w:author="Microsoft Office User" w:date="2019-01-18T13:49:00Z">
              <w:r w:rsidR="009C22CE">
                <w:rPr>
                  <w:lang w:val="it-IT"/>
                </w:rPr>
                <w:t>stampare de</w:t>
              </w:r>
            </w:ins>
            <w:ins w:id="56" w:author="Microsoft Office User" w:date="2019-01-18T13:50:00Z">
              <w:r w:rsidR="009C22CE">
                <w:rPr>
                  <w:lang w:val="it-IT"/>
                </w:rPr>
                <w:t>l testo sullo schermo LCD e dare un effetto di scorrimento al testo.</w:t>
              </w:r>
            </w:ins>
          </w:p>
        </w:tc>
      </w:tr>
    </w:tbl>
    <w:p w:rsidR="00A206BD" w:rsidRPr="00836000" w:rsidRDefault="00A206BD" w:rsidP="007F7668">
      <w:pPr>
        <w:rPr>
          <w:lang w:val="it-IT"/>
          <w:rPrChange w:id="57" w:author="Microsoft Office User" w:date="2019-01-18T13:46:00Z">
            <w:rPr/>
          </w:rPrChange>
        </w:rPr>
      </w:pPr>
    </w:p>
    <w:p w:rsidR="007F7668" w:rsidRPr="00D03EA1" w:rsidDel="00422EAB" w:rsidRDefault="007F7668" w:rsidP="007F7668">
      <w:pPr>
        <w:rPr>
          <w:del w:id="58" w:author="Microsoft Office User" w:date="2019-01-18T14:11:00Z"/>
          <w:lang w:val="it-IT"/>
        </w:rPr>
      </w:pPr>
      <w:del w:id="59" w:author="Microsoft Office User" w:date="2019-01-18T14:11:00Z">
        <w:r w:rsidDel="00422EAB">
          <w:rPr>
            <w:lang w:val="it-IT"/>
          </w:rPr>
          <w:delText>I</w:delText>
        </w:r>
        <w:r w:rsidRPr="00D03EA1" w:rsidDel="00422EAB">
          <w:rPr>
            <w:lang w:val="it-IT"/>
          </w:rPr>
          <w:delText xml:space="preserve">l </w:delText>
        </w:r>
        <w:r w:rsidR="006E4A10" w:rsidDel="00422EAB">
          <w:rPr>
            <w:lang w:val="it-IT"/>
          </w:rPr>
          <w:delText>progettista, dopo aver ricevuto il mandato</w:delText>
        </w:r>
        <w:r w:rsidRPr="00D03EA1" w:rsidDel="00422EAB">
          <w:rPr>
            <w:lang w:val="it-IT"/>
          </w:rPr>
          <w:delText xml:space="preserve">, in collaborazione con il </w:delText>
        </w:r>
        <w:r w:rsidR="006E4A10" w:rsidRPr="00D03EA1" w:rsidDel="00422EAB">
          <w:rPr>
            <w:lang w:val="it-IT"/>
          </w:rPr>
          <w:delText>committente</w:delText>
        </w:r>
        <w:r w:rsidRPr="00D03EA1" w:rsidDel="00422EAB">
          <w:rPr>
            <w:lang w:val="it-IT"/>
          </w:rPr>
          <w:delText xml:space="preserve"> redige una lista di requisiti</w:delText>
        </w:r>
        <w:r w:rsidR="006E4A10" w:rsidDel="00422EAB">
          <w:rPr>
            <w:lang w:val="it-IT"/>
          </w:rPr>
          <w:delText xml:space="preserve">. Durante questi incontri, tramite interviste (da inserire nei diari), </w:delText>
        </w:r>
        <w:r w:rsidRPr="00D03EA1" w:rsidDel="00422EAB">
          <w:rPr>
            <w:lang w:val="it-IT"/>
          </w:rPr>
          <w:delText>il progettista deve cercare di rispondere alle seguenti domande:</w:delText>
        </w:r>
      </w:del>
    </w:p>
    <w:p w:rsidR="007F7668" w:rsidRPr="00D03EA1" w:rsidDel="00422EAB" w:rsidRDefault="007F7668" w:rsidP="007F7668">
      <w:pPr>
        <w:numPr>
          <w:ilvl w:val="0"/>
          <w:numId w:val="13"/>
        </w:numPr>
        <w:rPr>
          <w:del w:id="60" w:author="Microsoft Office User" w:date="2019-01-18T14:11:00Z"/>
          <w:lang w:val="it-IT"/>
        </w:rPr>
      </w:pPr>
      <w:del w:id="61" w:author="Microsoft Office User" w:date="2019-01-18T14:11:00Z">
        <w:r w:rsidRPr="00D03EA1" w:rsidDel="00422EAB">
          <w:rPr>
            <w:lang w:val="it-IT"/>
          </w:rPr>
          <w:delText>Quali sono i bisogni del committente?</w:delText>
        </w:r>
      </w:del>
    </w:p>
    <w:p w:rsidR="007F7668" w:rsidRPr="00D03EA1" w:rsidDel="00422EAB" w:rsidRDefault="007F7668" w:rsidP="007F7668">
      <w:pPr>
        <w:numPr>
          <w:ilvl w:val="0"/>
          <w:numId w:val="13"/>
        </w:numPr>
        <w:rPr>
          <w:del w:id="62" w:author="Microsoft Office User" w:date="2019-01-18T14:11:00Z"/>
          <w:lang w:val="it-IT"/>
        </w:rPr>
      </w:pPr>
      <w:del w:id="63" w:author="Microsoft Office User" w:date="2019-01-18T14:11:00Z">
        <w:r w:rsidRPr="00D03EA1" w:rsidDel="00422EAB">
          <w:rPr>
            <w:lang w:val="it-IT"/>
          </w:rPr>
          <w:delText>Quali funzioni deve svolgere il prodotto?</w:delText>
        </w:r>
      </w:del>
    </w:p>
    <w:p w:rsidR="007F7668" w:rsidRPr="00D03EA1" w:rsidDel="00422EAB" w:rsidRDefault="007F7668" w:rsidP="007F7668">
      <w:pPr>
        <w:numPr>
          <w:ilvl w:val="0"/>
          <w:numId w:val="13"/>
        </w:numPr>
        <w:rPr>
          <w:del w:id="64" w:author="Microsoft Office User" w:date="2019-01-18T14:11:00Z"/>
          <w:lang w:val="it-IT"/>
        </w:rPr>
      </w:pPr>
      <w:del w:id="65" w:author="Microsoft Office User" w:date="2019-01-18T14:11:00Z">
        <w:r w:rsidRPr="00D03EA1" w:rsidDel="00422EAB">
          <w:rPr>
            <w:lang w:val="it-IT"/>
          </w:rPr>
          <w:delText>Come devono essere implementate?</w:delText>
        </w:r>
      </w:del>
    </w:p>
    <w:p w:rsidR="007F7668" w:rsidRPr="00D03EA1" w:rsidDel="00422EAB" w:rsidRDefault="007F7668" w:rsidP="007F7668">
      <w:pPr>
        <w:numPr>
          <w:ilvl w:val="0"/>
          <w:numId w:val="13"/>
        </w:numPr>
        <w:rPr>
          <w:del w:id="66" w:author="Microsoft Office User" w:date="2019-01-18T14:11:00Z"/>
          <w:lang w:val="it-IT"/>
        </w:rPr>
      </w:pPr>
      <w:del w:id="67" w:author="Microsoft Office User" w:date="2019-01-18T14:11:00Z">
        <w:r w:rsidRPr="00D03EA1" w:rsidDel="00422EAB">
          <w:rPr>
            <w:lang w:val="it-IT"/>
          </w:rPr>
          <w:delText>L’utente, come vorrebbe/dovrebbe interagire con il prodotto?</w:delText>
        </w:r>
      </w:del>
    </w:p>
    <w:p w:rsidR="007F7668" w:rsidRPr="00D03EA1" w:rsidDel="00422EAB" w:rsidRDefault="007F7668" w:rsidP="007F7668">
      <w:pPr>
        <w:numPr>
          <w:ilvl w:val="0"/>
          <w:numId w:val="13"/>
        </w:numPr>
        <w:rPr>
          <w:del w:id="68" w:author="Microsoft Office User" w:date="2019-01-18T14:11:00Z"/>
          <w:lang w:val="it-IT"/>
        </w:rPr>
      </w:pPr>
      <w:del w:id="69" w:author="Microsoft Office User" w:date="2019-01-18T14:11:00Z">
        <w:r w:rsidRPr="00D03EA1" w:rsidDel="00422EAB">
          <w:rPr>
            <w:lang w:val="it-IT"/>
          </w:rPr>
          <w:delText>Come verrà utilizzato il prodotto?</w:delText>
        </w:r>
      </w:del>
    </w:p>
    <w:p w:rsidR="007F7668" w:rsidRPr="00D03EA1" w:rsidDel="00422EAB" w:rsidRDefault="00100A3C" w:rsidP="007F7668">
      <w:pPr>
        <w:numPr>
          <w:ilvl w:val="0"/>
          <w:numId w:val="13"/>
        </w:numPr>
        <w:rPr>
          <w:del w:id="70" w:author="Microsoft Office User" w:date="2019-01-18T14:11:00Z"/>
          <w:lang w:val="it-IT"/>
        </w:rPr>
      </w:pPr>
      <w:del w:id="71" w:author="Microsoft Office User" w:date="2019-01-18T14:11:00Z">
        <w:r w:rsidDel="00422EAB">
          <w:rPr>
            <w:lang w:val="it-IT"/>
          </w:rPr>
          <w:delText xml:space="preserve">Che tipo di interfaccia </w:delText>
        </w:r>
        <w:r w:rsidR="007F7668" w:rsidRPr="00D03EA1" w:rsidDel="00422EAB">
          <w:rPr>
            <w:lang w:val="it-IT"/>
          </w:rPr>
          <w:delText>si immagina?</w:delText>
        </w:r>
      </w:del>
    </w:p>
    <w:p w:rsidR="007F7668" w:rsidDel="00422EAB" w:rsidRDefault="007F7668" w:rsidP="007F7668">
      <w:pPr>
        <w:numPr>
          <w:ilvl w:val="0"/>
          <w:numId w:val="13"/>
        </w:numPr>
        <w:rPr>
          <w:del w:id="72" w:author="Microsoft Office User" w:date="2019-01-18T14:11:00Z"/>
          <w:lang w:val="it-IT"/>
        </w:rPr>
      </w:pPr>
      <w:del w:id="73" w:author="Microsoft Office User" w:date="2019-01-18T14:11:00Z">
        <w:r w:rsidRPr="00D03EA1" w:rsidDel="00422EAB">
          <w:rPr>
            <w:lang w:val="it-IT"/>
          </w:rPr>
          <w:delText>Che prestazioni minime deve fornire il prodotto?</w:delText>
        </w:r>
      </w:del>
    </w:p>
    <w:p w:rsidR="006E4A10" w:rsidRPr="00D03EA1" w:rsidDel="00422EAB" w:rsidRDefault="006E4A10" w:rsidP="007F7668">
      <w:pPr>
        <w:numPr>
          <w:ilvl w:val="0"/>
          <w:numId w:val="13"/>
        </w:numPr>
        <w:rPr>
          <w:del w:id="74" w:author="Microsoft Office User" w:date="2019-01-18T14:11:00Z"/>
          <w:lang w:val="it-IT"/>
        </w:rPr>
      </w:pPr>
      <w:del w:id="75" w:author="Microsoft Office User" w:date="2019-01-18T14:11:00Z">
        <w:r w:rsidDel="00422EAB">
          <w:rPr>
            <w:lang w:val="it-IT"/>
          </w:rPr>
          <w:delText>Che grado di sicurezza deve avere il prodotto?</w:delText>
        </w:r>
      </w:del>
    </w:p>
    <w:p w:rsidR="007F7668" w:rsidRPr="007F7668" w:rsidDel="00422EAB" w:rsidRDefault="007F7668" w:rsidP="00AB05BB">
      <w:pPr>
        <w:numPr>
          <w:ilvl w:val="0"/>
          <w:numId w:val="13"/>
        </w:numPr>
        <w:rPr>
          <w:del w:id="76" w:author="Microsoft Office User" w:date="2019-01-18T14:11:00Z"/>
          <w:lang w:val="it-IT"/>
        </w:rPr>
      </w:pPr>
      <w:del w:id="77" w:author="Microsoft Office User" w:date="2019-01-18T14:11:00Z">
        <w:r w:rsidRPr="00D03EA1" w:rsidDel="00422EAB">
          <w:rPr>
            <w:lang w:val="it-IT"/>
          </w:rPr>
          <w:delText>…</w:delText>
        </w:r>
      </w:del>
    </w:p>
    <w:p w:rsidR="007F7668" w:rsidDel="00422EAB" w:rsidRDefault="007F7668" w:rsidP="00AB05BB">
      <w:pPr>
        <w:rPr>
          <w:del w:id="78" w:author="Microsoft Office User" w:date="2019-01-18T14:11:00Z"/>
          <w:lang w:val="it-IT"/>
        </w:rPr>
      </w:pPr>
    </w:p>
    <w:p w:rsidR="00AB05BB" w:rsidDel="00422EAB" w:rsidRDefault="00AB05BB" w:rsidP="00AB05BB">
      <w:pPr>
        <w:rPr>
          <w:del w:id="79" w:author="Microsoft Office User" w:date="2019-01-18T14:11:00Z"/>
          <w:lang w:val="it-IT"/>
        </w:rPr>
      </w:pPr>
      <w:del w:id="80" w:author="Microsoft Office User" w:date="2019-01-18T14:11:00Z">
        <w:r w:rsidRPr="00D03EA1" w:rsidDel="00422EAB">
          <w:rPr>
            <w:lang w:val="it-IT"/>
          </w:rPr>
          <w:delText xml:space="preserve">In base alla lista dei requisiti e all’analisi degli stessi, il progettista redige una </w:delText>
        </w:r>
        <w:r w:rsidRPr="00D03EA1" w:rsidDel="00422EAB">
          <w:rPr>
            <w:i/>
            <w:lang w:val="it-IT"/>
          </w:rPr>
          <w:delText>specifica dei requisiti</w:delText>
        </w:r>
        <w:r w:rsidRPr="00D03EA1" w:rsidDel="00422EAB">
          <w:rPr>
            <w:lang w:val="it-IT"/>
          </w:rPr>
          <w:delText xml:space="preserve"> in cui elenca e descrive in modo dettagliato quali sono le funzionalità che il prodotto fornirà. La specifica dovrebbe essere abbastanza dettagliata da poter essere utilizzata come base per lo sviluppo, ma non troppo; ad esempio non dovrebbe contenere dettagli di implementazione, o definizioni dettagliate dell’interfaccia grafica a meno che questi non siano considerati cruciali. </w:delText>
        </w:r>
        <w:r w:rsidR="00100A3C" w:rsidDel="00422EAB">
          <w:rPr>
            <w:lang w:val="it-IT"/>
          </w:rPr>
          <w:delText>Non si deve scordare che i requisiti non rappresentano delle attività bensì delle caratteristiche che il prodotto dovrà possedere.</w:delText>
        </w:r>
      </w:del>
    </w:p>
    <w:p w:rsidR="00B33048" w:rsidDel="00422EAB" w:rsidRDefault="00B33048" w:rsidP="00AB05BB">
      <w:pPr>
        <w:rPr>
          <w:del w:id="81" w:author="Microsoft Office User" w:date="2019-01-18T14:11:00Z"/>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rsidDel="00422EAB" w:rsidTr="0091700A">
        <w:trPr>
          <w:trHeight w:val="251"/>
          <w:tblCellSpacing w:w="0" w:type="dxa"/>
          <w:del w:id="82" w:author="Microsoft Office User" w:date="2019-01-18T14:11:00Z"/>
        </w:trPr>
        <w:tc>
          <w:tcPr>
            <w:tcW w:w="9630" w:type="dxa"/>
            <w:gridSpan w:val="2"/>
            <w:tcBorders>
              <w:top w:val="outset" w:sz="6" w:space="0" w:color="000000"/>
              <w:bottom w:val="outset" w:sz="6" w:space="0" w:color="000000"/>
            </w:tcBorders>
          </w:tcPr>
          <w:p w:rsidR="003E1862" w:rsidRPr="001F2449" w:rsidDel="00422EAB" w:rsidRDefault="003E1862" w:rsidP="0091700A">
            <w:pPr>
              <w:spacing w:before="100" w:beforeAutospacing="1"/>
              <w:jc w:val="center"/>
              <w:rPr>
                <w:del w:id="83" w:author="Microsoft Office User" w:date="2019-01-18T14:11:00Z"/>
                <w:b/>
                <w:sz w:val="16"/>
                <w:szCs w:val="16"/>
              </w:rPr>
            </w:pPr>
            <w:del w:id="84" w:author="Microsoft Office User" w:date="2019-01-18T14:11:00Z">
              <w:r w:rsidDel="00422EAB">
                <w:rPr>
                  <w:b/>
                  <w:sz w:val="16"/>
                  <w:szCs w:val="16"/>
                </w:rPr>
                <w:delText xml:space="preserve">ID: </w:delText>
              </w:r>
              <w:r w:rsidRPr="001F2449" w:rsidDel="00422EAB">
                <w:rPr>
                  <w:b/>
                  <w:sz w:val="16"/>
                  <w:szCs w:val="16"/>
                </w:rPr>
                <w:delText>REQ-0</w:delText>
              </w:r>
              <w:r w:rsidDel="00422EAB">
                <w:rPr>
                  <w:b/>
                  <w:sz w:val="16"/>
                  <w:szCs w:val="16"/>
                </w:rPr>
                <w:delText>12</w:delText>
              </w:r>
            </w:del>
          </w:p>
        </w:tc>
      </w:tr>
      <w:tr w:rsidR="003E1862" w:rsidRPr="00014FE4" w:rsidDel="00422EAB" w:rsidTr="0091700A">
        <w:trPr>
          <w:tblCellSpacing w:w="0" w:type="dxa"/>
          <w:del w:id="85" w:author="Microsoft Office User" w:date="2019-01-18T14:11:00Z"/>
        </w:trPr>
        <w:tc>
          <w:tcPr>
            <w:tcW w:w="1945" w:type="dxa"/>
            <w:tcBorders>
              <w:top w:val="outset" w:sz="6" w:space="0" w:color="000000"/>
              <w:bottom w:val="outset" w:sz="6" w:space="0" w:color="000000"/>
              <w:right w:val="outset" w:sz="6" w:space="0" w:color="000000"/>
            </w:tcBorders>
          </w:tcPr>
          <w:p w:rsidR="003E1862" w:rsidRPr="001F2449" w:rsidDel="00422EAB" w:rsidRDefault="003E1862" w:rsidP="0091700A">
            <w:pPr>
              <w:spacing w:before="100" w:beforeAutospacing="1"/>
              <w:rPr>
                <w:del w:id="86" w:author="Microsoft Office User" w:date="2019-01-18T14:11:00Z"/>
                <w:b/>
                <w:sz w:val="16"/>
                <w:szCs w:val="16"/>
              </w:rPr>
            </w:pPr>
            <w:del w:id="87" w:author="Microsoft Office User" w:date="2019-01-18T14:11:00Z">
              <w:r w:rsidRPr="001F2449" w:rsidDel="00422EAB">
                <w:rPr>
                  <w:b/>
                  <w:sz w:val="16"/>
                  <w:szCs w:val="16"/>
                </w:rPr>
                <w:delText>Nome</w:delText>
              </w:r>
            </w:del>
          </w:p>
        </w:tc>
        <w:tc>
          <w:tcPr>
            <w:tcW w:w="7685" w:type="dxa"/>
            <w:tcBorders>
              <w:top w:val="outset" w:sz="6" w:space="0" w:color="000000"/>
              <w:left w:val="outset" w:sz="6" w:space="0" w:color="000000"/>
              <w:bottom w:val="outset" w:sz="6" w:space="0" w:color="000000"/>
            </w:tcBorders>
          </w:tcPr>
          <w:p w:rsidR="003E1862" w:rsidRPr="00100A3C" w:rsidDel="00422EAB" w:rsidRDefault="003E1862" w:rsidP="0091700A">
            <w:pPr>
              <w:spacing w:before="100" w:beforeAutospacing="1"/>
              <w:rPr>
                <w:del w:id="88" w:author="Microsoft Office User" w:date="2019-01-18T14:11:00Z"/>
                <w:sz w:val="16"/>
                <w:szCs w:val="16"/>
              </w:rPr>
            </w:pPr>
            <w:del w:id="89" w:author="Microsoft Office User" w:date="2019-01-18T14:11:00Z">
              <w:r w:rsidDel="00422EAB">
                <w:rPr>
                  <w:sz w:val="16"/>
                  <w:szCs w:val="16"/>
                </w:rPr>
                <w:delText>Creazione interfaccia banca dati</w:delText>
              </w:r>
            </w:del>
          </w:p>
        </w:tc>
      </w:tr>
      <w:tr w:rsidR="003E1862" w:rsidRPr="00014FE4" w:rsidDel="00422EAB" w:rsidTr="0091700A">
        <w:trPr>
          <w:tblCellSpacing w:w="0" w:type="dxa"/>
          <w:del w:id="90" w:author="Microsoft Office User" w:date="2019-01-18T14:11:00Z"/>
        </w:trPr>
        <w:tc>
          <w:tcPr>
            <w:tcW w:w="1945" w:type="dxa"/>
            <w:tcBorders>
              <w:top w:val="outset" w:sz="6" w:space="0" w:color="000000"/>
              <w:bottom w:val="outset" w:sz="6" w:space="0" w:color="000000"/>
              <w:right w:val="outset" w:sz="6" w:space="0" w:color="000000"/>
            </w:tcBorders>
          </w:tcPr>
          <w:p w:rsidR="003E1862" w:rsidRPr="001F2449" w:rsidDel="00422EAB" w:rsidRDefault="003E1862" w:rsidP="0091700A">
            <w:pPr>
              <w:spacing w:before="100" w:beforeAutospacing="1"/>
              <w:rPr>
                <w:del w:id="91" w:author="Microsoft Office User" w:date="2019-01-18T14:11:00Z"/>
                <w:b/>
                <w:sz w:val="16"/>
                <w:szCs w:val="16"/>
              </w:rPr>
            </w:pPr>
            <w:del w:id="92" w:author="Microsoft Office User" w:date="2019-01-18T14:11:00Z">
              <w:r w:rsidRPr="001F2449" w:rsidDel="00422EAB">
                <w:rPr>
                  <w:b/>
                  <w:sz w:val="16"/>
                  <w:szCs w:val="16"/>
                </w:rPr>
                <w:delText>Priorità</w:delText>
              </w:r>
            </w:del>
          </w:p>
        </w:tc>
        <w:tc>
          <w:tcPr>
            <w:tcW w:w="7685" w:type="dxa"/>
            <w:tcBorders>
              <w:top w:val="outset" w:sz="6" w:space="0" w:color="000000"/>
              <w:left w:val="outset" w:sz="6" w:space="0" w:color="000000"/>
              <w:bottom w:val="outset" w:sz="6" w:space="0" w:color="000000"/>
            </w:tcBorders>
          </w:tcPr>
          <w:p w:rsidR="003E1862" w:rsidRPr="00100A3C" w:rsidDel="00422EAB" w:rsidRDefault="003E1862" w:rsidP="0091700A">
            <w:pPr>
              <w:spacing w:before="100" w:beforeAutospacing="1"/>
              <w:rPr>
                <w:del w:id="93" w:author="Microsoft Office User" w:date="2019-01-18T14:11:00Z"/>
                <w:sz w:val="16"/>
                <w:szCs w:val="16"/>
              </w:rPr>
            </w:pPr>
            <w:del w:id="94" w:author="Microsoft Office User" w:date="2019-01-18T14:11:00Z">
              <w:r w:rsidDel="00422EAB">
                <w:rPr>
                  <w:sz w:val="16"/>
                  <w:szCs w:val="16"/>
                </w:rPr>
                <w:delText>1</w:delText>
              </w:r>
            </w:del>
          </w:p>
        </w:tc>
      </w:tr>
      <w:tr w:rsidR="003E1862" w:rsidRPr="00014FE4" w:rsidDel="00422EAB" w:rsidTr="007E1397">
        <w:trPr>
          <w:trHeight w:val="17"/>
          <w:tblCellSpacing w:w="0" w:type="dxa"/>
          <w:del w:id="95" w:author="Microsoft Office User" w:date="2019-01-18T14:11:00Z"/>
        </w:trPr>
        <w:tc>
          <w:tcPr>
            <w:tcW w:w="1945" w:type="dxa"/>
            <w:tcBorders>
              <w:top w:val="outset" w:sz="6" w:space="0" w:color="000000"/>
              <w:bottom w:val="outset" w:sz="6" w:space="0" w:color="000000"/>
              <w:right w:val="outset" w:sz="6" w:space="0" w:color="000000"/>
            </w:tcBorders>
          </w:tcPr>
          <w:p w:rsidR="003E1862" w:rsidRPr="001F2449" w:rsidDel="00422EAB" w:rsidRDefault="003E1862" w:rsidP="0091700A">
            <w:pPr>
              <w:spacing w:before="100" w:beforeAutospacing="1"/>
              <w:rPr>
                <w:del w:id="96" w:author="Microsoft Office User" w:date="2019-01-18T14:11:00Z"/>
                <w:b/>
                <w:sz w:val="16"/>
                <w:szCs w:val="16"/>
              </w:rPr>
            </w:pPr>
            <w:del w:id="97" w:author="Microsoft Office User" w:date="2019-01-18T14:11:00Z">
              <w:r w:rsidRPr="001F2449" w:rsidDel="00422EAB">
                <w:rPr>
                  <w:b/>
                  <w:sz w:val="16"/>
                  <w:szCs w:val="16"/>
                </w:rPr>
                <w:delText>Versione</w:delText>
              </w:r>
            </w:del>
          </w:p>
        </w:tc>
        <w:tc>
          <w:tcPr>
            <w:tcW w:w="7685" w:type="dxa"/>
            <w:tcBorders>
              <w:top w:val="outset" w:sz="6" w:space="0" w:color="000000"/>
              <w:left w:val="outset" w:sz="6" w:space="0" w:color="000000"/>
              <w:bottom w:val="outset" w:sz="6" w:space="0" w:color="000000"/>
            </w:tcBorders>
          </w:tcPr>
          <w:p w:rsidR="003E1862" w:rsidRPr="00100A3C" w:rsidDel="00422EAB" w:rsidRDefault="003E1862" w:rsidP="0091700A">
            <w:pPr>
              <w:spacing w:before="100" w:beforeAutospacing="1"/>
              <w:rPr>
                <w:del w:id="98" w:author="Microsoft Office User" w:date="2019-01-18T14:11:00Z"/>
                <w:sz w:val="16"/>
                <w:szCs w:val="16"/>
              </w:rPr>
            </w:pPr>
            <w:del w:id="99" w:author="Microsoft Office User" w:date="2019-01-18T14:11:00Z">
              <w:r w:rsidRPr="00100A3C" w:rsidDel="00422EAB">
                <w:rPr>
                  <w:sz w:val="16"/>
                  <w:szCs w:val="16"/>
                </w:rPr>
                <w:delText>1.0</w:delText>
              </w:r>
            </w:del>
          </w:p>
        </w:tc>
      </w:tr>
      <w:tr w:rsidR="003E1862" w:rsidRPr="00014FE4" w:rsidDel="00422EAB" w:rsidTr="0091700A">
        <w:trPr>
          <w:tblCellSpacing w:w="0" w:type="dxa"/>
          <w:del w:id="100" w:author="Microsoft Office User" w:date="2019-01-18T14:11:00Z"/>
        </w:trPr>
        <w:tc>
          <w:tcPr>
            <w:tcW w:w="1945" w:type="dxa"/>
            <w:tcBorders>
              <w:top w:val="outset" w:sz="6" w:space="0" w:color="000000"/>
              <w:bottom w:val="outset" w:sz="6" w:space="0" w:color="000000"/>
              <w:right w:val="outset" w:sz="6" w:space="0" w:color="000000"/>
            </w:tcBorders>
          </w:tcPr>
          <w:p w:rsidR="003E1862" w:rsidRPr="001F2449" w:rsidDel="00422EAB" w:rsidRDefault="003E1862" w:rsidP="0091700A">
            <w:pPr>
              <w:spacing w:before="100" w:beforeAutospacing="1"/>
              <w:rPr>
                <w:del w:id="101" w:author="Microsoft Office User" w:date="2019-01-18T14:11:00Z"/>
                <w:b/>
                <w:sz w:val="16"/>
                <w:szCs w:val="16"/>
              </w:rPr>
            </w:pPr>
            <w:del w:id="102" w:author="Microsoft Office User" w:date="2019-01-18T14:11:00Z">
              <w:r w:rsidRPr="001F2449" w:rsidDel="00422EAB">
                <w:rPr>
                  <w:b/>
                  <w:sz w:val="16"/>
                  <w:szCs w:val="16"/>
                </w:rPr>
                <w:delText>Note</w:delText>
              </w:r>
            </w:del>
          </w:p>
        </w:tc>
        <w:tc>
          <w:tcPr>
            <w:tcW w:w="7685" w:type="dxa"/>
            <w:tcBorders>
              <w:top w:val="outset" w:sz="6" w:space="0" w:color="000000"/>
              <w:left w:val="outset" w:sz="6" w:space="0" w:color="000000"/>
              <w:bottom w:val="outset" w:sz="6" w:space="0" w:color="000000"/>
            </w:tcBorders>
          </w:tcPr>
          <w:p w:rsidR="003E1862" w:rsidRPr="00100A3C" w:rsidDel="00422EAB" w:rsidRDefault="003E1862" w:rsidP="0091700A">
            <w:pPr>
              <w:spacing w:before="100" w:beforeAutospacing="1"/>
              <w:rPr>
                <w:del w:id="103" w:author="Microsoft Office User" w:date="2019-01-18T14:11:00Z"/>
                <w:sz w:val="16"/>
                <w:szCs w:val="16"/>
              </w:rPr>
            </w:pPr>
            <w:del w:id="104" w:author="Microsoft Office User" w:date="2019-01-18T14:11:00Z">
              <w:r w:rsidDel="00422EAB">
                <w:rPr>
                  <w:sz w:val="16"/>
                  <w:szCs w:val="16"/>
                </w:rPr>
                <w:delText>Si necessitano i permessi di root / Dipende dal requisito REQ-001 (Creazione DB)</w:delText>
              </w:r>
            </w:del>
          </w:p>
        </w:tc>
      </w:tr>
      <w:tr w:rsidR="003E1862" w:rsidRPr="00014FE4" w:rsidDel="00422EAB" w:rsidTr="0091700A">
        <w:trPr>
          <w:tblCellSpacing w:w="0" w:type="dxa"/>
          <w:del w:id="105" w:author="Microsoft Office User" w:date="2019-01-18T14:11:00Z"/>
        </w:trPr>
        <w:tc>
          <w:tcPr>
            <w:tcW w:w="9630" w:type="dxa"/>
            <w:gridSpan w:val="2"/>
            <w:tcBorders>
              <w:top w:val="outset" w:sz="6" w:space="0" w:color="000000"/>
              <w:bottom w:val="outset" w:sz="6" w:space="0" w:color="000000"/>
            </w:tcBorders>
          </w:tcPr>
          <w:p w:rsidR="003E1862" w:rsidRPr="00100A3C" w:rsidDel="00422EAB" w:rsidRDefault="003E1862" w:rsidP="0091700A">
            <w:pPr>
              <w:spacing w:before="100" w:beforeAutospacing="1"/>
              <w:jc w:val="center"/>
              <w:rPr>
                <w:del w:id="106" w:author="Microsoft Office User" w:date="2019-01-18T14:11:00Z"/>
                <w:sz w:val="16"/>
                <w:szCs w:val="16"/>
              </w:rPr>
            </w:pPr>
            <w:del w:id="107" w:author="Microsoft Office User" w:date="2019-01-18T14:11:00Z">
              <w:r w:rsidDel="00422EAB">
                <w:rPr>
                  <w:b/>
                  <w:bCs/>
                  <w:sz w:val="16"/>
                  <w:szCs w:val="16"/>
                </w:rPr>
                <w:delText>Sotto requisiti</w:delText>
              </w:r>
            </w:del>
          </w:p>
        </w:tc>
      </w:tr>
      <w:tr w:rsidR="003E1862" w:rsidRPr="00014FE4" w:rsidDel="00422EAB" w:rsidTr="0091700A">
        <w:trPr>
          <w:tblCellSpacing w:w="0" w:type="dxa"/>
          <w:del w:id="108" w:author="Microsoft Office User" w:date="2019-01-18T14:11:00Z"/>
        </w:trPr>
        <w:tc>
          <w:tcPr>
            <w:tcW w:w="1945" w:type="dxa"/>
            <w:tcBorders>
              <w:top w:val="outset" w:sz="6" w:space="0" w:color="000000"/>
              <w:bottom w:val="outset" w:sz="6" w:space="0" w:color="000000"/>
              <w:right w:val="outset" w:sz="6" w:space="0" w:color="000000"/>
            </w:tcBorders>
          </w:tcPr>
          <w:p w:rsidR="003E1862" w:rsidRPr="001F2449" w:rsidDel="00422EAB" w:rsidRDefault="003E1862" w:rsidP="0091700A">
            <w:pPr>
              <w:spacing w:before="100" w:beforeAutospacing="1"/>
              <w:rPr>
                <w:del w:id="109" w:author="Microsoft Office User" w:date="2019-01-18T14:11:00Z"/>
                <w:b/>
                <w:sz w:val="16"/>
                <w:szCs w:val="16"/>
              </w:rPr>
            </w:pPr>
            <w:del w:id="110" w:author="Microsoft Office User" w:date="2019-01-18T14:11:00Z">
              <w:r w:rsidRPr="001F2449" w:rsidDel="00422EAB">
                <w:rPr>
                  <w:b/>
                  <w:bCs/>
                  <w:sz w:val="16"/>
                  <w:szCs w:val="16"/>
                </w:rPr>
                <w:delText>001</w:delText>
              </w:r>
            </w:del>
          </w:p>
        </w:tc>
        <w:tc>
          <w:tcPr>
            <w:tcW w:w="7685" w:type="dxa"/>
            <w:tcBorders>
              <w:top w:val="outset" w:sz="6" w:space="0" w:color="000000"/>
              <w:left w:val="outset" w:sz="6" w:space="0" w:color="000000"/>
              <w:bottom w:val="outset" w:sz="6" w:space="0" w:color="000000"/>
            </w:tcBorders>
          </w:tcPr>
          <w:p w:rsidR="003E1862" w:rsidRPr="00100A3C" w:rsidDel="00422EAB" w:rsidRDefault="003E1862" w:rsidP="0091700A">
            <w:pPr>
              <w:spacing w:before="100" w:beforeAutospacing="1"/>
              <w:rPr>
                <w:del w:id="111" w:author="Microsoft Office User" w:date="2019-01-18T14:11:00Z"/>
                <w:sz w:val="16"/>
                <w:szCs w:val="16"/>
              </w:rPr>
            </w:pPr>
            <w:del w:id="112" w:author="Microsoft Office User" w:date="2019-01-18T14:11:00Z">
              <w:r w:rsidDel="00422EAB">
                <w:rPr>
                  <w:sz w:val="16"/>
                  <w:szCs w:val="16"/>
                </w:rPr>
                <w:delText>Si necessita una maschera di login</w:delText>
              </w:r>
            </w:del>
          </w:p>
        </w:tc>
      </w:tr>
      <w:tr w:rsidR="003E1862" w:rsidRPr="00014FE4" w:rsidDel="00422EAB" w:rsidTr="0091700A">
        <w:trPr>
          <w:tblCellSpacing w:w="0" w:type="dxa"/>
          <w:del w:id="113" w:author="Microsoft Office User" w:date="2019-01-18T14:11:00Z"/>
        </w:trPr>
        <w:tc>
          <w:tcPr>
            <w:tcW w:w="1945" w:type="dxa"/>
            <w:tcBorders>
              <w:top w:val="outset" w:sz="6" w:space="0" w:color="000000"/>
              <w:bottom w:val="outset" w:sz="6" w:space="0" w:color="000000"/>
              <w:right w:val="outset" w:sz="6" w:space="0" w:color="000000"/>
            </w:tcBorders>
          </w:tcPr>
          <w:p w:rsidR="003E1862" w:rsidRPr="001F2449" w:rsidDel="00422EAB" w:rsidRDefault="003E1862" w:rsidP="0091700A">
            <w:pPr>
              <w:spacing w:before="100" w:beforeAutospacing="1"/>
              <w:rPr>
                <w:del w:id="114" w:author="Microsoft Office User" w:date="2019-01-18T14:11:00Z"/>
                <w:b/>
                <w:sz w:val="16"/>
                <w:szCs w:val="16"/>
              </w:rPr>
            </w:pPr>
            <w:del w:id="115" w:author="Microsoft Office User" w:date="2019-01-18T14:11:00Z">
              <w:r w:rsidRPr="001F2449" w:rsidDel="00422EAB">
                <w:rPr>
                  <w:b/>
                  <w:bCs/>
                  <w:sz w:val="16"/>
                  <w:szCs w:val="16"/>
                </w:rPr>
                <w:delText>002</w:delText>
              </w:r>
            </w:del>
          </w:p>
        </w:tc>
        <w:tc>
          <w:tcPr>
            <w:tcW w:w="7685" w:type="dxa"/>
            <w:tcBorders>
              <w:top w:val="outset" w:sz="6" w:space="0" w:color="000000"/>
              <w:left w:val="outset" w:sz="6" w:space="0" w:color="000000"/>
              <w:bottom w:val="outset" w:sz="6" w:space="0" w:color="000000"/>
            </w:tcBorders>
          </w:tcPr>
          <w:p w:rsidR="003E1862" w:rsidRPr="00100A3C" w:rsidDel="00422EAB" w:rsidRDefault="003E1862" w:rsidP="0091700A">
            <w:pPr>
              <w:spacing w:before="100" w:beforeAutospacing="1"/>
              <w:rPr>
                <w:del w:id="116" w:author="Microsoft Office User" w:date="2019-01-18T14:11:00Z"/>
                <w:sz w:val="16"/>
                <w:szCs w:val="16"/>
              </w:rPr>
            </w:pPr>
            <w:del w:id="117" w:author="Microsoft Office User" w:date="2019-01-18T14:11:00Z">
              <w:r w:rsidDel="00422EAB">
                <w:rPr>
                  <w:sz w:val="16"/>
                  <w:szCs w:val="16"/>
                </w:rPr>
                <w:delText>Si dovranno poter immettere nuovi allievi</w:delText>
              </w:r>
            </w:del>
          </w:p>
        </w:tc>
      </w:tr>
      <w:tr w:rsidR="003E1862" w:rsidRPr="00014FE4" w:rsidDel="00422EAB" w:rsidTr="0091700A">
        <w:trPr>
          <w:tblCellSpacing w:w="0" w:type="dxa"/>
          <w:del w:id="118" w:author="Microsoft Office User" w:date="2019-01-18T14:11:00Z"/>
        </w:trPr>
        <w:tc>
          <w:tcPr>
            <w:tcW w:w="1945" w:type="dxa"/>
            <w:tcBorders>
              <w:top w:val="outset" w:sz="6" w:space="0" w:color="000000"/>
              <w:bottom w:val="outset" w:sz="6" w:space="0" w:color="000000"/>
              <w:right w:val="outset" w:sz="6" w:space="0" w:color="000000"/>
            </w:tcBorders>
          </w:tcPr>
          <w:p w:rsidR="003E1862" w:rsidRPr="001F2449" w:rsidDel="00422EAB" w:rsidRDefault="003E1862" w:rsidP="0091700A">
            <w:pPr>
              <w:spacing w:before="100" w:beforeAutospacing="1"/>
              <w:rPr>
                <w:del w:id="119" w:author="Microsoft Office User" w:date="2019-01-18T14:11:00Z"/>
                <w:b/>
                <w:sz w:val="16"/>
                <w:szCs w:val="16"/>
              </w:rPr>
            </w:pPr>
            <w:del w:id="120" w:author="Microsoft Office User" w:date="2019-01-18T14:11:00Z">
              <w:r w:rsidRPr="001F2449" w:rsidDel="00422EAB">
                <w:rPr>
                  <w:b/>
                  <w:bCs/>
                  <w:sz w:val="16"/>
                  <w:szCs w:val="16"/>
                </w:rPr>
                <w:delText>003</w:delText>
              </w:r>
            </w:del>
          </w:p>
        </w:tc>
        <w:tc>
          <w:tcPr>
            <w:tcW w:w="7685" w:type="dxa"/>
            <w:tcBorders>
              <w:top w:val="outset" w:sz="6" w:space="0" w:color="000000"/>
              <w:left w:val="outset" w:sz="6" w:space="0" w:color="000000"/>
              <w:bottom w:val="outset" w:sz="6" w:space="0" w:color="000000"/>
            </w:tcBorders>
          </w:tcPr>
          <w:p w:rsidR="003E1862" w:rsidRPr="00100A3C" w:rsidDel="00422EAB" w:rsidRDefault="003E1862" w:rsidP="0091700A">
            <w:pPr>
              <w:spacing w:before="100" w:beforeAutospacing="1"/>
              <w:rPr>
                <w:del w:id="121" w:author="Microsoft Office User" w:date="2019-01-18T14:11:00Z"/>
                <w:sz w:val="16"/>
                <w:szCs w:val="16"/>
              </w:rPr>
            </w:pPr>
            <w:del w:id="122" w:author="Microsoft Office User" w:date="2019-01-18T14:11:00Z">
              <w:r w:rsidDel="00422EAB">
                <w:rPr>
                  <w:sz w:val="16"/>
                  <w:szCs w:val="16"/>
                </w:rPr>
                <w:delText>Dovrà essere possibile la ricerca di allievi</w:delText>
              </w:r>
            </w:del>
          </w:p>
        </w:tc>
      </w:tr>
    </w:tbl>
    <w:p w:rsidR="003E1862" w:rsidDel="00422EAB" w:rsidRDefault="003E1862" w:rsidP="003E1862">
      <w:pPr>
        <w:rPr>
          <w:del w:id="123" w:author="Microsoft Office User" w:date="2019-01-18T14:11:00Z"/>
        </w:rPr>
      </w:pPr>
    </w:p>
    <w:p w:rsidR="003E1862" w:rsidRPr="000402A1" w:rsidDel="00422EAB" w:rsidRDefault="003E1862" w:rsidP="003E1862">
      <w:pPr>
        <w:rPr>
          <w:del w:id="124" w:author="Microsoft Office User" w:date="2019-01-18T14:11:00Z"/>
          <w:b/>
        </w:rPr>
      </w:pPr>
      <w:del w:id="125" w:author="Microsoft Office User" w:date="2019-01-18T14:11:00Z">
        <w:r w:rsidRPr="000402A1" w:rsidDel="00422EAB">
          <w:rPr>
            <w:b/>
          </w:rPr>
          <w:delText>Spiegazione elementi tabella dei requisiti:</w:delText>
        </w:r>
      </w:del>
    </w:p>
    <w:p w:rsidR="003E1862" w:rsidDel="00422EAB" w:rsidRDefault="003E1862" w:rsidP="003E1862">
      <w:pPr>
        <w:rPr>
          <w:del w:id="126" w:author="Microsoft Office User" w:date="2019-01-18T14:11:00Z"/>
        </w:rPr>
      </w:pPr>
    </w:p>
    <w:p w:rsidR="003E1862" w:rsidDel="00422EAB" w:rsidRDefault="003E1862" w:rsidP="003E1862">
      <w:pPr>
        <w:rPr>
          <w:del w:id="127" w:author="Microsoft Office User" w:date="2019-01-18T14:11:00Z"/>
        </w:rPr>
      </w:pPr>
      <w:del w:id="128" w:author="Microsoft Office User" w:date="2019-01-18T14:11:00Z">
        <w:r w:rsidRPr="00EB64F4" w:rsidDel="00422EAB">
          <w:rPr>
            <w:b/>
          </w:rPr>
          <w:delText>ID</w:delText>
        </w:r>
        <w:r w:rsidDel="00422EAB">
          <w:delText>: identificativo univoco del requisito</w:delText>
        </w:r>
      </w:del>
    </w:p>
    <w:p w:rsidR="003E1862" w:rsidDel="00422EAB" w:rsidRDefault="003E1862" w:rsidP="003E1862">
      <w:pPr>
        <w:rPr>
          <w:del w:id="129" w:author="Microsoft Office User" w:date="2019-01-18T14:11:00Z"/>
        </w:rPr>
      </w:pPr>
      <w:del w:id="130" w:author="Microsoft Office User" w:date="2019-01-18T14:11:00Z">
        <w:r w:rsidRPr="00EB64F4" w:rsidDel="00422EAB">
          <w:rPr>
            <w:b/>
          </w:rPr>
          <w:delText>Nome</w:delText>
        </w:r>
        <w:r w:rsidDel="00422EAB">
          <w:delText>: breve descrizione del requisito</w:delText>
        </w:r>
      </w:del>
    </w:p>
    <w:p w:rsidR="003E1862" w:rsidDel="00422EAB" w:rsidRDefault="003E1862" w:rsidP="003E1862">
      <w:pPr>
        <w:rPr>
          <w:del w:id="131" w:author="Microsoft Office User" w:date="2019-01-18T14:11:00Z"/>
        </w:rPr>
      </w:pPr>
      <w:del w:id="132" w:author="Microsoft Office User" w:date="2019-01-18T14:11:00Z">
        <w:r w:rsidRPr="00EB64F4" w:rsidDel="00422EAB">
          <w:rPr>
            <w:b/>
          </w:rPr>
          <w:delText>Priorità</w:delText>
        </w:r>
        <w:r w:rsidDel="00422EAB">
          <w:delText>: indica l’importanza di un requisito nell’insieme del progetto, definita assieme al committente. Ad esempio poter disporre di report con colonne di colori diversi ha priorità minore rispetto al fatto di avere un database con gli elementi al suo interno. Solitamente si definiscono al massimo di 2-3 livelli di priorità.</w:delText>
        </w:r>
      </w:del>
    </w:p>
    <w:p w:rsidR="003E1862" w:rsidDel="00422EAB" w:rsidRDefault="003E1862" w:rsidP="003E1862">
      <w:pPr>
        <w:rPr>
          <w:del w:id="133" w:author="Microsoft Office User" w:date="2019-01-18T14:11:00Z"/>
        </w:rPr>
      </w:pPr>
      <w:del w:id="134" w:author="Microsoft Office User" w:date="2019-01-18T14:11:00Z">
        <w:r w:rsidRPr="00EB64F4" w:rsidDel="00422EAB">
          <w:rPr>
            <w:b/>
          </w:rPr>
          <w:delText>Versione</w:delText>
        </w:r>
        <w:r w:rsidDel="00422EAB">
          <w:delText xml:space="preserve">: indica la versione del requisito. Ogni modifica del requisito avrà una versione aggiornata. </w:delText>
        </w:r>
      </w:del>
    </w:p>
    <w:p w:rsidR="003E1862" w:rsidDel="00422EAB" w:rsidRDefault="003E1862" w:rsidP="003E1862">
      <w:pPr>
        <w:rPr>
          <w:del w:id="135" w:author="Microsoft Office User" w:date="2019-01-18T14:11:00Z"/>
        </w:rPr>
      </w:pPr>
      <w:del w:id="136" w:author="Microsoft Office User" w:date="2019-01-18T14:11:00Z">
        <w:r w:rsidDel="00422EAB">
          <w:delText>Sulla documentazione apparirà solamente l’ultima versione, mentre le vecchie dovranno essere inserite nei diari.</w:delText>
        </w:r>
      </w:del>
    </w:p>
    <w:p w:rsidR="003E1862" w:rsidDel="00422EAB" w:rsidRDefault="003E1862" w:rsidP="003E1862">
      <w:pPr>
        <w:rPr>
          <w:del w:id="137" w:author="Microsoft Office User" w:date="2019-01-18T14:11:00Z"/>
        </w:rPr>
      </w:pPr>
      <w:del w:id="138" w:author="Microsoft Office User" w:date="2019-01-18T14:11:00Z">
        <w:r w:rsidRPr="00EB64F4" w:rsidDel="00422EAB">
          <w:rPr>
            <w:b/>
          </w:rPr>
          <w:delText>Note</w:delText>
        </w:r>
        <w:r w:rsidDel="00422EAB">
          <w:delText>: eventuali osservazioni importanti o riferimenti ad altri requisiti.</w:delText>
        </w:r>
      </w:del>
    </w:p>
    <w:p w:rsidR="003E1862" w:rsidDel="00422EAB" w:rsidRDefault="003E1862" w:rsidP="003E1862">
      <w:pPr>
        <w:rPr>
          <w:del w:id="139" w:author="Microsoft Office User" w:date="2019-01-18T14:11:00Z"/>
        </w:rPr>
      </w:pPr>
      <w:del w:id="140" w:author="Microsoft Office User" w:date="2019-01-18T14:11:00Z">
        <w:r w:rsidRPr="00EB64F4" w:rsidDel="00422EAB">
          <w:rPr>
            <w:b/>
          </w:rPr>
          <w:delText>Sotto requisiti</w:delText>
        </w:r>
        <w:r w:rsidDel="00422EAB">
          <w:delText xml:space="preserve">: elementi che compongono il requisito. </w:delText>
        </w:r>
      </w:del>
    </w:p>
    <w:p w:rsidR="00B33048" w:rsidDel="00422EAB" w:rsidRDefault="00B33048" w:rsidP="00AB05BB">
      <w:pPr>
        <w:rPr>
          <w:del w:id="141" w:author="Microsoft Office User" w:date="2019-01-18T14:11:00Z"/>
          <w:lang w:val="it-IT"/>
        </w:rPr>
      </w:pPr>
    </w:p>
    <w:p w:rsidR="00B33048" w:rsidDel="0066135F" w:rsidRDefault="00B33048" w:rsidP="00AB05BB">
      <w:pPr>
        <w:rPr>
          <w:del w:id="142" w:author="Microsoft Office User" w:date="2019-01-18T14:17:00Z"/>
          <w:lang w:val="it-IT"/>
        </w:rPr>
      </w:pPr>
    </w:p>
    <w:p w:rsidR="00B33048" w:rsidDel="0066135F" w:rsidRDefault="00B33048" w:rsidP="00AB05BB">
      <w:pPr>
        <w:rPr>
          <w:del w:id="143" w:author="Microsoft Office User" w:date="2019-01-18T14:17:00Z"/>
          <w:lang w:val="it-IT"/>
        </w:rPr>
      </w:pPr>
    </w:p>
    <w:p w:rsidR="007F7668" w:rsidDel="0066135F" w:rsidRDefault="007F7668" w:rsidP="00AB05BB">
      <w:pPr>
        <w:rPr>
          <w:del w:id="144" w:author="Microsoft Office User" w:date="2019-01-18T14:17:00Z"/>
          <w:lang w:val="it-IT"/>
        </w:rPr>
      </w:pPr>
    </w:p>
    <w:p w:rsidR="007F7668" w:rsidDel="0066135F" w:rsidRDefault="007F7668" w:rsidP="00AB05BB">
      <w:pPr>
        <w:rPr>
          <w:del w:id="145" w:author="Microsoft Office User" w:date="2019-01-18T14:17:00Z"/>
        </w:rPr>
      </w:pPr>
    </w:p>
    <w:p w:rsidR="00A71557" w:rsidRPr="00A71557" w:rsidRDefault="00AB05BB" w:rsidP="008904F5">
      <w:pPr>
        <w:pStyle w:val="Titolo2"/>
        <w:numPr>
          <w:ilvl w:val="0"/>
          <w:numId w:val="0"/>
        </w:numPr>
      </w:pPr>
      <w:del w:id="146" w:author="Microsoft Office User" w:date="2019-01-18T14:17:00Z">
        <w:r w:rsidRPr="00EB64F4" w:rsidDel="0066135F">
          <w:br w:type="page"/>
        </w:r>
      </w:del>
    </w:p>
    <w:p w:rsidR="0072427A" w:rsidRPr="00D03EA1" w:rsidRDefault="0072427A" w:rsidP="00811FD8">
      <w:pPr>
        <w:pStyle w:val="Titolo2"/>
      </w:pPr>
      <w:bookmarkStart w:id="147" w:name="_Toc491247134"/>
      <w:r w:rsidRPr="00D03EA1">
        <w:t>Pianificazione</w:t>
      </w:r>
      <w:bookmarkEnd w:id="147"/>
    </w:p>
    <w:p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rsidR="0072427A" w:rsidRPr="00D03EA1" w:rsidRDefault="0072427A" w:rsidP="0072427A">
      <w:pPr>
        <w:rPr>
          <w:lang w:val="it-IT"/>
        </w:rPr>
      </w:pPr>
    </w:p>
    <w:p w:rsidR="0072427A" w:rsidRPr="00D03EA1" w:rsidRDefault="0072427A" w:rsidP="0072427A">
      <w:pPr>
        <w:rPr>
          <w:lang w:val="it-IT"/>
        </w:rPr>
      </w:pPr>
      <w:r w:rsidRPr="00D03EA1">
        <w:rPr>
          <w:lang w:val="it-IT"/>
        </w:rPr>
        <w:t xml:space="preserve">La pianificazione può essere rappresentata mediante un diagramma di </w:t>
      </w:r>
      <w:proofErr w:type="spellStart"/>
      <w:r w:rsidRPr="00D03EA1">
        <w:rPr>
          <w:lang w:val="it-IT"/>
        </w:rPr>
        <w:t>Gantt</w:t>
      </w:r>
      <w:proofErr w:type="spellEnd"/>
      <w:r w:rsidRPr="00D03EA1">
        <w:rPr>
          <w:lang w:val="it-IT"/>
        </w:rPr>
        <w:t>:</w:t>
      </w:r>
    </w:p>
    <w:p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rsidTr="006001E9">
        <w:tc>
          <w:tcPr>
            <w:tcW w:w="9778" w:type="dxa"/>
            <w:shd w:val="clear" w:color="auto" w:fill="auto"/>
          </w:tcPr>
          <w:p w:rsidR="0072427A" w:rsidRPr="00AB05BB" w:rsidRDefault="00F93348" w:rsidP="006001E9">
            <w:pPr>
              <w:rPr>
                <w:lang w:val="it-IT"/>
              </w:rPr>
            </w:pPr>
            <w:r>
              <w:rPr>
                <w:noProof/>
              </w:rPr>
              <w:drawing>
                <wp:inline distT="0" distB="0" distL="0" distR="0" wp14:anchorId="406EC5E0" wp14:editId="0B735A3D">
                  <wp:extent cx="6119763" cy="209896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239" b="23822"/>
                          <a:stretch/>
                        </pic:blipFill>
                        <pic:spPr bwMode="auto">
                          <a:xfrm>
                            <a:off x="0" y="0"/>
                            <a:ext cx="6120130" cy="2099090"/>
                          </a:xfrm>
                          <a:prstGeom prst="rect">
                            <a:avLst/>
                          </a:prstGeom>
                          <a:ln>
                            <a:noFill/>
                          </a:ln>
                          <a:extLst>
                            <a:ext uri="{53640926-AAD7-44D8-BBD7-CCE9431645EC}">
                              <a14:shadowObscured xmlns:a14="http://schemas.microsoft.com/office/drawing/2010/main"/>
                            </a:ext>
                          </a:extLst>
                        </pic:spPr>
                      </pic:pic>
                    </a:graphicData>
                  </a:graphic>
                </wp:inline>
              </w:drawing>
            </w:r>
          </w:p>
          <w:p w:rsidR="0072427A" w:rsidRPr="00AB05BB" w:rsidRDefault="0072427A" w:rsidP="006001E9">
            <w:pPr>
              <w:pStyle w:val="Didascalia"/>
              <w:rPr>
                <w:lang w:val="it-IT"/>
              </w:rPr>
            </w:pPr>
            <w:r>
              <w:t xml:space="preserve">Figura </w:t>
            </w:r>
            <w:r w:rsidR="00691EE0">
              <w:rPr>
                <w:noProof/>
              </w:rPr>
              <w:fldChar w:fldCharType="begin"/>
            </w:r>
            <w:r w:rsidR="00691EE0">
              <w:rPr>
                <w:noProof/>
              </w:rPr>
              <w:instrText xml:space="preserve"> SEQ Figura \* ARABIC </w:instrText>
            </w:r>
            <w:r w:rsidR="00691EE0">
              <w:rPr>
                <w:noProof/>
              </w:rPr>
              <w:fldChar w:fldCharType="separate"/>
            </w:r>
            <w:r w:rsidR="005F3563">
              <w:rPr>
                <w:noProof/>
              </w:rPr>
              <w:t>1</w:t>
            </w:r>
            <w:r w:rsidR="00691EE0">
              <w:rPr>
                <w:noProof/>
              </w:rPr>
              <w:fldChar w:fldCharType="end"/>
            </w:r>
            <w:r>
              <w:t>: Esempio di diagramma di Gantt.</w:t>
            </w:r>
          </w:p>
        </w:tc>
      </w:tr>
    </w:tbl>
    <w:p w:rsidR="00C27D3A" w:rsidRDefault="00C27D3A" w:rsidP="00C27D3A">
      <w:pPr>
        <w:rPr>
          <w:lang w:val="it-IT"/>
        </w:rPr>
      </w:pPr>
    </w:p>
    <w:p w:rsidR="00C27D3A" w:rsidRPr="00C27D3A" w:rsidRDefault="00C27D3A" w:rsidP="00C27D3A">
      <w:pPr>
        <w:rPr>
          <w:lang w:val="it-IT"/>
        </w:rPr>
      </w:pPr>
      <w:r w:rsidRPr="00C27D3A">
        <w:rPr>
          <w:lang w:val="it-IT"/>
        </w:rPr>
        <w:t xml:space="preserve">Se si usano altri metodi di pianificazione (es </w:t>
      </w:r>
      <w:proofErr w:type="spellStart"/>
      <w:r w:rsidRPr="00C27D3A">
        <w:rPr>
          <w:lang w:val="it-IT"/>
        </w:rPr>
        <w:t>scrum</w:t>
      </w:r>
      <w:proofErr w:type="spellEnd"/>
      <w:r w:rsidRPr="00C27D3A">
        <w:rPr>
          <w:lang w:val="it-IT"/>
        </w:rPr>
        <w:t>), dovranno apparire in questo capitolo.</w:t>
      </w:r>
    </w:p>
    <w:p w:rsidR="00AB05BB" w:rsidRPr="00D03EA1" w:rsidRDefault="00AB05BB" w:rsidP="00811FD8">
      <w:pPr>
        <w:pStyle w:val="Titolo2"/>
      </w:pPr>
      <w:bookmarkStart w:id="148" w:name="_Toc491247135"/>
      <w:r w:rsidRPr="00D03EA1">
        <w:t>Analisi dei mezzi</w:t>
      </w:r>
      <w:bookmarkEnd w:id="148"/>
    </w:p>
    <w:p w:rsidR="00AB05BB" w:rsidRPr="00D03EA1" w:rsidRDefault="00AB05BB" w:rsidP="0093384F">
      <w:pPr>
        <w:pStyle w:val="Titolo3"/>
      </w:pPr>
      <w:bookmarkStart w:id="149" w:name="_Toc413411419"/>
      <w:bookmarkStart w:id="150" w:name="_Toc491247136"/>
      <w:r w:rsidRPr="00D03EA1">
        <w:t>Software</w:t>
      </w:r>
      <w:bookmarkEnd w:id="149"/>
      <w:bookmarkEnd w:id="150"/>
    </w:p>
    <w:p w:rsidR="00855330" w:rsidRPr="00855330" w:rsidRDefault="008904F5" w:rsidP="008904F5">
      <w:r>
        <w:rPr>
          <w:lang w:val="it-IT"/>
        </w:rPr>
        <w:t xml:space="preserve">Il progetto è stato sviluppato su un sistema operativo </w:t>
      </w:r>
      <w:r>
        <w:t>Windows 10 Home a 64 bit</w:t>
      </w:r>
      <w:r w:rsidR="00433551">
        <w:t xml:space="preserve"> v</w:t>
      </w:r>
      <w:r w:rsidR="00433551" w:rsidRPr="00433551">
        <w:t>ersione</w:t>
      </w:r>
      <w:r w:rsidR="00433551">
        <w:t xml:space="preserve"> </w:t>
      </w:r>
      <w:r w:rsidR="00433551" w:rsidRPr="00433551">
        <w:t>10.0.17134 build 17134</w:t>
      </w:r>
      <w:r>
        <w:t xml:space="preserve"> e</w:t>
      </w:r>
      <w:r w:rsidR="00EC3A42">
        <w:t xml:space="preserve"> </w:t>
      </w:r>
      <w:r w:rsidR="00855330">
        <w:t>macOS Mojave 10.14.1</w:t>
      </w:r>
      <w:r>
        <w:t xml:space="preserve"> utilizzando il seguente software:</w:t>
      </w:r>
    </w:p>
    <w:p w:rsidR="00855330" w:rsidRDefault="00855330" w:rsidP="008904F5">
      <w:pPr>
        <w:pStyle w:val="Paragrafoelenco"/>
        <w:numPr>
          <w:ilvl w:val="0"/>
          <w:numId w:val="25"/>
        </w:numPr>
        <w:rPr>
          <w:lang w:val="it-IT"/>
        </w:rPr>
      </w:pPr>
      <w:r>
        <w:rPr>
          <w:lang w:val="it-IT"/>
        </w:rPr>
        <w:t>Arduino 1.8.7</w:t>
      </w:r>
    </w:p>
    <w:p w:rsidR="00855330" w:rsidRDefault="00855330" w:rsidP="008904F5">
      <w:pPr>
        <w:pStyle w:val="Paragrafoelenco"/>
        <w:numPr>
          <w:ilvl w:val="0"/>
          <w:numId w:val="25"/>
        </w:numPr>
        <w:rPr>
          <w:lang w:val="it-IT"/>
        </w:rPr>
      </w:pPr>
      <w:proofErr w:type="spellStart"/>
      <w:r>
        <w:rPr>
          <w:lang w:val="it-IT"/>
        </w:rPr>
        <w:t>Atom</w:t>
      </w:r>
      <w:proofErr w:type="spellEnd"/>
      <w:r>
        <w:rPr>
          <w:lang w:val="it-IT"/>
        </w:rPr>
        <w:t xml:space="preserve"> 1.32.2</w:t>
      </w:r>
    </w:p>
    <w:p w:rsidR="00855330" w:rsidRDefault="00855330" w:rsidP="00855330">
      <w:pPr>
        <w:pStyle w:val="Paragrafoelenco"/>
        <w:numPr>
          <w:ilvl w:val="0"/>
          <w:numId w:val="25"/>
        </w:numPr>
        <w:rPr>
          <w:lang w:val="it-IT"/>
        </w:rPr>
      </w:pPr>
      <w:proofErr w:type="spellStart"/>
      <w:r>
        <w:rPr>
          <w:lang w:val="it-IT"/>
        </w:rPr>
        <w:t>Fritzing</w:t>
      </w:r>
      <w:proofErr w:type="spellEnd"/>
      <w:r>
        <w:rPr>
          <w:lang w:val="it-IT"/>
        </w:rPr>
        <w:t xml:space="preserve"> 0.9.3</w:t>
      </w:r>
      <w:r w:rsidRPr="00855330">
        <w:rPr>
          <w:lang w:val="it-IT"/>
        </w:rPr>
        <w:t xml:space="preserve"> </w:t>
      </w:r>
    </w:p>
    <w:p w:rsidR="00855330" w:rsidRDefault="00855330" w:rsidP="00855330">
      <w:pPr>
        <w:pStyle w:val="Paragrafoelenco"/>
        <w:numPr>
          <w:ilvl w:val="0"/>
          <w:numId w:val="25"/>
        </w:numPr>
        <w:rPr>
          <w:lang w:val="it-IT"/>
        </w:rPr>
      </w:pPr>
      <w:proofErr w:type="spellStart"/>
      <w:r>
        <w:rPr>
          <w:lang w:val="it-IT"/>
        </w:rPr>
        <w:t>GanttProject</w:t>
      </w:r>
      <w:proofErr w:type="spellEnd"/>
      <w:r>
        <w:rPr>
          <w:lang w:val="it-IT"/>
        </w:rPr>
        <w:t xml:space="preserve"> 2.8.9</w:t>
      </w:r>
      <w:r w:rsidRPr="00855330">
        <w:rPr>
          <w:lang w:val="it-IT"/>
        </w:rPr>
        <w:t xml:space="preserve"> </w:t>
      </w:r>
    </w:p>
    <w:p w:rsidR="00855330" w:rsidRPr="00855330" w:rsidRDefault="00855330" w:rsidP="00855330">
      <w:pPr>
        <w:pStyle w:val="Paragrafoelenco"/>
        <w:numPr>
          <w:ilvl w:val="0"/>
          <w:numId w:val="25"/>
        </w:numPr>
        <w:rPr>
          <w:lang w:val="it-IT"/>
        </w:rPr>
      </w:pPr>
      <w:proofErr w:type="spellStart"/>
      <w:r w:rsidRPr="00855330">
        <w:rPr>
          <w:lang w:val="it-IT"/>
        </w:rPr>
        <w:t>GitHub</w:t>
      </w:r>
      <w:proofErr w:type="spellEnd"/>
      <w:r w:rsidRPr="00855330">
        <w:rPr>
          <w:lang w:val="it-IT"/>
        </w:rPr>
        <w:t xml:space="preserve"> Desktop 1.5.0</w:t>
      </w:r>
    </w:p>
    <w:p w:rsidR="00855330" w:rsidRDefault="00855330" w:rsidP="00855330">
      <w:pPr>
        <w:pStyle w:val="Paragrafoelenco"/>
        <w:numPr>
          <w:ilvl w:val="0"/>
          <w:numId w:val="25"/>
        </w:numPr>
        <w:rPr>
          <w:lang w:val="it-IT"/>
        </w:rPr>
      </w:pPr>
      <w:r>
        <w:rPr>
          <w:lang w:val="it-IT"/>
        </w:rPr>
        <w:t xml:space="preserve">Google </w:t>
      </w:r>
      <w:proofErr w:type="spellStart"/>
      <w:r>
        <w:rPr>
          <w:lang w:val="it-IT"/>
        </w:rPr>
        <w:t>Chrome</w:t>
      </w:r>
      <w:proofErr w:type="spellEnd"/>
      <w:r>
        <w:rPr>
          <w:lang w:val="it-IT"/>
        </w:rPr>
        <w:t xml:space="preserve"> </w:t>
      </w:r>
      <w:r w:rsidRPr="008904F5">
        <w:rPr>
          <w:lang w:val="it-IT"/>
        </w:rPr>
        <w:t>70.0.3538.110</w:t>
      </w:r>
    </w:p>
    <w:p w:rsidR="00855330" w:rsidRPr="00855330" w:rsidRDefault="00855330" w:rsidP="00855330">
      <w:pPr>
        <w:pStyle w:val="Paragrafoelenco"/>
        <w:numPr>
          <w:ilvl w:val="0"/>
          <w:numId w:val="25"/>
        </w:numPr>
        <w:rPr>
          <w:lang w:val="it-IT"/>
        </w:rPr>
      </w:pPr>
      <w:r>
        <w:rPr>
          <w:lang w:val="it-IT"/>
        </w:rPr>
        <w:t>Microsoft Visio 2010 14.0.4756.1000</w:t>
      </w:r>
    </w:p>
    <w:p w:rsidR="008904F5" w:rsidRDefault="008904F5" w:rsidP="008904F5">
      <w:pPr>
        <w:pStyle w:val="Paragrafoelenco"/>
        <w:numPr>
          <w:ilvl w:val="0"/>
          <w:numId w:val="25"/>
        </w:numPr>
        <w:rPr>
          <w:lang w:val="it-IT"/>
        </w:rPr>
      </w:pPr>
      <w:r>
        <w:rPr>
          <w:lang w:val="it-IT"/>
        </w:rPr>
        <w:t>Microsoft Visual Studio Code 1.29.1</w:t>
      </w:r>
    </w:p>
    <w:p w:rsidR="008904F5" w:rsidRDefault="008904F5" w:rsidP="008904F5">
      <w:pPr>
        <w:pStyle w:val="Paragrafoelenco"/>
        <w:numPr>
          <w:ilvl w:val="0"/>
          <w:numId w:val="25"/>
        </w:numPr>
        <w:rPr>
          <w:lang w:val="it-IT"/>
        </w:rPr>
      </w:pPr>
      <w:r>
        <w:rPr>
          <w:lang w:val="it-IT"/>
        </w:rPr>
        <w:lastRenderedPageBreak/>
        <w:t>Microsoft Word 16.0.10730.20102</w:t>
      </w:r>
    </w:p>
    <w:p w:rsidR="008904F5" w:rsidRDefault="008904F5" w:rsidP="00855330">
      <w:pPr>
        <w:pStyle w:val="Paragrafoelenco"/>
        <w:numPr>
          <w:ilvl w:val="0"/>
          <w:numId w:val="25"/>
        </w:numPr>
        <w:rPr>
          <w:lang w:val="it-IT"/>
        </w:rPr>
      </w:pPr>
      <w:proofErr w:type="spellStart"/>
      <w:r>
        <w:rPr>
          <w:lang w:val="it-IT"/>
        </w:rPr>
        <w:t>Mozilla</w:t>
      </w:r>
      <w:proofErr w:type="spellEnd"/>
      <w:r>
        <w:rPr>
          <w:lang w:val="it-IT"/>
        </w:rPr>
        <w:t xml:space="preserve"> </w:t>
      </w:r>
      <w:proofErr w:type="spellStart"/>
      <w:r>
        <w:rPr>
          <w:lang w:val="it-IT"/>
        </w:rPr>
        <w:t>Firefox</w:t>
      </w:r>
      <w:proofErr w:type="spellEnd"/>
      <w:r>
        <w:rPr>
          <w:lang w:val="it-IT"/>
        </w:rPr>
        <w:t xml:space="preserve"> </w:t>
      </w:r>
      <w:r w:rsidRPr="008904F5">
        <w:rPr>
          <w:lang w:val="it-IT"/>
        </w:rPr>
        <w:t>63.0.3</w:t>
      </w:r>
    </w:p>
    <w:p w:rsidR="00284591" w:rsidRDefault="00284591" w:rsidP="00855330">
      <w:pPr>
        <w:pStyle w:val="Paragrafoelenco"/>
        <w:numPr>
          <w:ilvl w:val="0"/>
          <w:numId w:val="25"/>
        </w:numPr>
        <w:rPr>
          <w:lang w:val="it-IT"/>
        </w:rPr>
      </w:pPr>
      <w:proofErr w:type="spellStart"/>
      <w:r>
        <w:rPr>
          <w:lang w:val="it-IT"/>
        </w:rPr>
        <w:t>SourceTree</w:t>
      </w:r>
      <w:proofErr w:type="spellEnd"/>
      <w:r>
        <w:rPr>
          <w:lang w:val="it-IT"/>
        </w:rPr>
        <w:t xml:space="preserve"> 3.0.8</w:t>
      </w:r>
    </w:p>
    <w:p w:rsidR="008904F5" w:rsidRDefault="008904F5" w:rsidP="008904F5">
      <w:pPr>
        <w:rPr>
          <w:lang w:val="it-IT"/>
        </w:rPr>
      </w:pPr>
      <w:r>
        <w:rPr>
          <w:lang w:val="it-IT"/>
        </w:rPr>
        <w:t>Le librerie utilizzate comprendono:</w:t>
      </w:r>
    </w:p>
    <w:p w:rsidR="00A967FB" w:rsidRDefault="00517281" w:rsidP="00517281">
      <w:pPr>
        <w:pStyle w:val="Paragrafoelenco"/>
        <w:numPr>
          <w:ilvl w:val="0"/>
          <w:numId w:val="27"/>
        </w:numPr>
        <w:rPr>
          <w:ins w:id="151" w:author="Microsoft Office User" w:date="2019-01-18T13:35:00Z"/>
          <w:lang w:val="it-IT"/>
        </w:rPr>
      </w:pPr>
      <w:r w:rsidRPr="00517281">
        <w:rPr>
          <w:lang w:val="it-IT"/>
        </w:rPr>
        <w:t>Arduino</w:t>
      </w:r>
      <w:r w:rsidR="004B45F2">
        <w:rPr>
          <w:lang w:val="it-IT"/>
        </w:rPr>
        <w:t xml:space="preserve"> (</w:t>
      </w:r>
      <w:proofErr w:type="spellStart"/>
      <w:r w:rsidR="004B45F2">
        <w:rPr>
          <w:lang w:val="it-IT"/>
        </w:rPr>
        <w:t>Arduino.h</w:t>
      </w:r>
      <w:proofErr w:type="spellEnd"/>
      <w:r w:rsidR="004B45F2">
        <w:rPr>
          <w:lang w:val="it-IT"/>
        </w:rPr>
        <w:t>)</w:t>
      </w:r>
      <w:r w:rsidRPr="00517281">
        <w:rPr>
          <w:lang w:val="it-IT"/>
        </w:rPr>
        <w:t xml:space="preserve"> per il linguaggio C++</w:t>
      </w:r>
      <w:r w:rsidR="000B5E57">
        <w:rPr>
          <w:lang w:val="it-IT"/>
        </w:rPr>
        <w:t>, che permette di scrivere codice in C++ utilizzando i metodi e le funzioni di Arduino</w:t>
      </w:r>
    </w:p>
    <w:p w:rsidR="007448A5" w:rsidRDefault="007448A5" w:rsidP="00517281">
      <w:pPr>
        <w:pStyle w:val="Paragrafoelenco"/>
        <w:numPr>
          <w:ilvl w:val="0"/>
          <w:numId w:val="27"/>
        </w:numPr>
        <w:rPr>
          <w:ins w:id="152" w:author="Microsoft Office User" w:date="2019-01-18T13:36:00Z"/>
          <w:lang w:val="it-IT"/>
        </w:rPr>
      </w:pPr>
      <w:ins w:id="153" w:author="Microsoft Office User" w:date="2019-01-18T13:35:00Z">
        <w:r w:rsidRPr="007448A5">
          <w:rPr>
            <w:lang w:val="it-IT"/>
          </w:rPr>
          <w:t>LiquidCrystal_I2C</w:t>
        </w:r>
        <w:r>
          <w:rPr>
            <w:lang w:val="it-IT"/>
          </w:rPr>
          <w:t xml:space="preserve"> (</w:t>
        </w:r>
        <w:r w:rsidRPr="007448A5">
          <w:rPr>
            <w:lang w:val="it-IT"/>
          </w:rPr>
          <w:t>LiquidCrystal_I2C</w:t>
        </w:r>
        <w:r>
          <w:rPr>
            <w:lang w:val="it-IT"/>
          </w:rPr>
          <w:t>.h) utilizzata per la gestione del display LCD.</w:t>
        </w:r>
      </w:ins>
    </w:p>
    <w:p w:rsidR="007448A5" w:rsidRPr="007448A5" w:rsidRDefault="007448A5" w:rsidP="007448A5">
      <w:pPr>
        <w:pStyle w:val="Paragrafoelenco"/>
        <w:numPr>
          <w:ilvl w:val="0"/>
          <w:numId w:val="27"/>
        </w:numPr>
        <w:rPr>
          <w:lang w:val="it-IT"/>
        </w:rPr>
      </w:pPr>
      <w:proofErr w:type="spellStart"/>
      <w:ins w:id="154" w:author="Microsoft Office User" w:date="2019-01-18T13:36:00Z">
        <w:r w:rsidRPr="007448A5">
          <w:rPr>
            <w:lang w:val="it-IT"/>
          </w:rPr>
          <w:t>TinyWireM</w:t>
        </w:r>
        <w:proofErr w:type="spellEnd"/>
        <w:r>
          <w:rPr>
            <w:lang w:val="it-IT"/>
          </w:rPr>
          <w:t xml:space="preserve"> (</w:t>
        </w:r>
        <w:proofErr w:type="spellStart"/>
        <w:r w:rsidRPr="007448A5">
          <w:rPr>
            <w:lang w:val="it-IT"/>
          </w:rPr>
          <w:t>TinyWireM</w:t>
        </w:r>
        <w:r>
          <w:rPr>
            <w:lang w:val="it-IT"/>
          </w:rPr>
          <w:t>.h</w:t>
        </w:r>
        <w:proofErr w:type="spellEnd"/>
        <w:r>
          <w:rPr>
            <w:lang w:val="it-IT"/>
          </w:rPr>
          <w:t>) utilizzata per interfacciarsi con il bus I2C.</w:t>
        </w:r>
      </w:ins>
    </w:p>
    <w:p w:rsidR="00A967FB" w:rsidRDefault="00AB05BB" w:rsidP="00A967FB">
      <w:pPr>
        <w:pStyle w:val="Titolo3"/>
      </w:pPr>
      <w:bookmarkStart w:id="155" w:name="_Toc413411420"/>
      <w:bookmarkStart w:id="156" w:name="_Toc491247137"/>
      <w:r w:rsidRPr="00D03EA1">
        <w:t>Hardware</w:t>
      </w:r>
      <w:bookmarkEnd w:id="155"/>
      <w:bookmarkEnd w:id="156"/>
    </w:p>
    <w:p w:rsidR="00517281" w:rsidRDefault="00517281" w:rsidP="00517281">
      <w:pPr>
        <w:pStyle w:val="Paragrafoelenco"/>
        <w:numPr>
          <w:ilvl w:val="0"/>
          <w:numId w:val="28"/>
        </w:numPr>
        <w:rPr>
          <w:lang w:val="it-IT"/>
        </w:rPr>
      </w:pPr>
      <w:r w:rsidRPr="008A548E">
        <w:rPr>
          <w:lang w:val="it-IT"/>
        </w:rPr>
        <w:t xml:space="preserve">HP </w:t>
      </w:r>
      <w:proofErr w:type="spellStart"/>
      <w:r w:rsidRPr="008A548E">
        <w:rPr>
          <w:lang w:val="it-IT"/>
        </w:rPr>
        <w:t>Pavilion</w:t>
      </w:r>
      <w:proofErr w:type="spellEnd"/>
      <w:r w:rsidRPr="008A548E">
        <w:rPr>
          <w:lang w:val="it-IT"/>
        </w:rPr>
        <w:t xml:space="preserve"> - 15-au147nz</w:t>
      </w:r>
      <w:r>
        <w:rPr>
          <w:lang w:val="it-IT"/>
        </w:rPr>
        <w:t>:</w:t>
      </w:r>
    </w:p>
    <w:p w:rsidR="00E21CDE" w:rsidRDefault="00E21CDE" w:rsidP="00E21CDE">
      <w:pPr>
        <w:pStyle w:val="Paragrafoelenco"/>
        <w:numPr>
          <w:ilvl w:val="1"/>
          <w:numId w:val="28"/>
        </w:numPr>
        <w:rPr>
          <w:lang w:val="it-IT"/>
        </w:rPr>
      </w:pPr>
      <w:r>
        <w:rPr>
          <w:lang w:val="it-IT"/>
        </w:rPr>
        <w:t>Monitor da 15.6 pollici</w:t>
      </w:r>
      <w:r w:rsidR="000D0EA1">
        <w:rPr>
          <w:lang w:val="it-IT"/>
        </w:rPr>
        <w:t xml:space="preserve"> 1920x1080</w:t>
      </w:r>
    </w:p>
    <w:p w:rsidR="00517281" w:rsidRPr="00EE5E48" w:rsidRDefault="00517281" w:rsidP="00517281">
      <w:pPr>
        <w:pStyle w:val="Paragrafoelenco"/>
        <w:numPr>
          <w:ilvl w:val="1"/>
          <w:numId w:val="28"/>
        </w:numPr>
      </w:pPr>
      <w:r w:rsidRPr="00EE5E48">
        <w:t>Intel® Core™ i7-7500U</w:t>
      </w:r>
      <w:r w:rsidR="00EE5E48" w:rsidRPr="00EE5E48">
        <w:t xml:space="preserve"> 2.7 GHz Dual-cor</w:t>
      </w:r>
      <w:r w:rsidR="00EE5E48">
        <w:t>e</w:t>
      </w:r>
    </w:p>
    <w:p w:rsidR="00517281" w:rsidRPr="008A548E" w:rsidRDefault="00517281" w:rsidP="00517281">
      <w:pPr>
        <w:pStyle w:val="Paragrafoelenco"/>
        <w:numPr>
          <w:ilvl w:val="1"/>
          <w:numId w:val="28"/>
        </w:numPr>
        <w:rPr>
          <w:lang w:val="it-IT"/>
        </w:rPr>
      </w:pPr>
      <w:r>
        <w:t>16 GB RAM</w:t>
      </w:r>
      <w:r w:rsidR="00FC6A10">
        <w:t xml:space="preserve"> </w:t>
      </w:r>
    </w:p>
    <w:p w:rsidR="00517281" w:rsidRPr="008A548E" w:rsidRDefault="00517281" w:rsidP="00517281">
      <w:pPr>
        <w:pStyle w:val="Paragrafoelenco"/>
        <w:numPr>
          <w:ilvl w:val="1"/>
          <w:numId w:val="28"/>
        </w:numPr>
        <w:rPr>
          <w:lang w:val="it-IT"/>
        </w:rPr>
      </w:pPr>
      <w:r>
        <w:t>NVIDIA® GeForce® 940MX</w:t>
      </w:r>
    </w:p>
    <w:p w:rsidR="00517281" w:rsidRPr="00517281" w:rsidRDefault="00517281" w:rsidP="00517281">
      <w:pPr>
        <w:pStyle w:val="Paragrafoelenco"/>
        <w:numPr>
          <w:ilvl w:val="1"/>
          <w:numId w:val="28"/>
        </w:numPr>
        <w:rPr>
          <w:lang w:val="it-IT"/>
        </w:rPr>
      </w:pPr>
      <w:r>
        <w:rPr>
          <w:lang w:val="it-IT"/>
        </w:rPr>
        <w:t>Intel</w:t>
      </w:r>
      <w:r>
        <w:t>® HD Graphics 620</w:t>
      </w:r>
    </w:p>
    <w:p w:rsidR="00517281" w:rsidRDefault="00517281" w:rsidP="00517281">
      <w:pPr>
        <w:pStyle w:val="Paragrafoelenco"/>
        <w:numPr>
          <w:ilvl w:val="0"/>
          <w:numId w:val="28"/>
        </w:numPr>
        <w:rPr>
          <w:lang w:val="it-IT"/>
        </w:rPr>
      </w:pPr>
      <w:proofErr w:type="spellStart"/>
      <w:r>
        <w:rPr>
          <w:lang w:val="it-IT"/>
        </w:rPr>
        <w:t>MacBook</w:t>
      </w:r>
      <w:proofErr w:type="spellEnd"/>
      <w:r>
        <w:rPr>
          <w:lang w:val="it-IT"/>
        </w:rPr>
        <w:t xml:space="preserve"> Pro 2018</w:t>
      </w:r>
      <w:r w:rsidR="00FC6A10">
        <w:rPr>
          <w:lang w:val="it-IT"/>
        </w:rPr>
        <w:t xml:space="preserve"> 13”:</w:t>
      </w:r>
    </w:p>
    <w:p w:rsidR="00363D52" w:rsidRDefault="00363D52" w:rsidP="00363D52">
      <w:pPr>
        <w:pStyle w:val="Paragrafoelenco"/>
        <w:numPr>
          <w:ilvl w:val="1"/>
          <w:numId w:val="28"/>
        </w:numPr>
        <w:rPr>
          <w:lang w:val="it-IT"/>
        </w:rPr>
      </w:pPr>
      <w:r>
        <w:rPr>
          <w:lang w:val="it-IT"/>
        </w:rPr>
        <w:t>Monitor da 13 pollici</w:t>
      </w:r>
      <w:r w:rsidR="002D4D4C">
        <w:rPr>
          <w:lang w:val="it-IT"/>
        </w:rPr>
        <w:t xml:space="preserve"> </w:t>
      </w:r>
      <w:r w:rsidR="00760600">
        <w:t>2</w:t>
      </w:r>
      <w:r w:rsidR="00364411">
        <w:t>560</w:t>
      </w:r>
      <w:r w:rsidR="00760600">
        <w:t>×1</w:t>
      </w:r>
      <w:r w:rsidR="00364411">
        <w:t>600</w:t>
      </w:r>
    </w:p>
    <w:p w:rsidR="00363D52" w:rsidRDefault="00C239FE" w:rsidP="00363D52">
      <w:pPr>
        <w:pStyle w:val="Paragrafoelenco"/>
        <w:numPr>
          <w:ilvl w:val="1"/>
          <w:numId w:val="28"/>
        </w:numPr>
        <w:rPr>
          <w:lang w:val="it-IT"/>
        </w:rPr>
      </w:pPr>
      <w:r w:rsidRPr="00EE5E48">
        <w:t>Intel® Core™</w:t>
      </w:r>
      <w:r w:rsidR="00CF1FCF">
        <w:t xml:space="preserve"> </w:t>
      </w:r>
      <w:r w:rsidR="00363D52">
        <w:rPr>
          <w:lang w:val="it-IT"/>
        </w:rPr>
        <w:t>i5</w:t>
      </w:r>
      <w:r w:rsidR="00CF1FCF">
        <w:rPr>
          <w:lang w:val="it-IT"/>
        </w:rPr>
        <w:t>-</w:t>
      </w:r>
      <w:r w:rsidR="00CF1FCF">
        <w:t>8259U</w:t>
      </w:r>
      <w:r>
        <w:rPr>
          <w:lang w:val="it-IT"/>
        </w:rPr>
        <w:t xml:space="preserve"> 2.3 </w:t>
      </w:r>
      <w:proofErr w:type="spellStart"/>
      <w:r>
        <w:rPr>
          <w:lang w:val="it-IT"/>
        </w:rPr>
        <w:t>Ghz</w:t>
      </w:r>
      <w:proofErr w:type="spellEnd"/>
      <w:r>
        <w:rPr>
          <w:lang w:val="it-IT"/>
        </w:rPr>
        <w:t xml:space="preserve"> </w:t>
      </w:r>
      <w:proofErr w:type="spellStart"/>
      <w:r>
        <w:rPr>
          <w:lang w:val="it-IT"/>
        </w:rPr>
        <w:t>Quad</w:t>
      </w:r>
      <w:proofErr w:type="spellEnd"/>
      <w:r>
        <w:rPr>
          <w:lang w:val="it-IT"/>
        </w:rPr>
        <w:t>-core</w:t>
      </w:r>
    </w:p>
    <w:p w:rsidR="00363D52" w:rsidRDefault="00363D52" w:rsidP="00363D52">
      <w:pPr>
        <w:pStyle w:val="Paragrafoelenco"/>
        <w:numPr>
          <w:ilvl w:val="1"/>
          <w:numId w:val="28"/>
        </w:numPr>
        <w:rPr>
          <w:lang w:val="it-IT"/>
        </w:rPr>
      </w:pPr>
      <w:r>
        <w:rPr>
          <w:lang w:val="it-IT"/>
        </w:rPr>
        <w:t>8 GB RAM</w:t>
      </w:r>
      <w:r w:rsidR="00FC6A10">
        <w:rPr>
          <w:lang w:val="it-IT"/>
        </w:rPr>
        <w:t xml:space="preserve"> </w:t>
      </w:r>
      <w:r w:rsidR="00FC6A10">
        <w:t>2133 MHz LPDDR3</w:t>
      </w:r>
    </w:p>
    <w:p w:rsidR="00363D52" w:rsidRDefault="00363D52" w:rsidP="001B7C64">
      <w:pPr>
        <w:pStyle w:val="Paragrafoelenco"/>
        <w:numPr>
          <w:ilvl w:val="1"/>
          <w:numId w:val="28"/>
        </w:numPr>
        <w:rPr>
          <w:lang w:val="it-IT"/>
        </w:rPr>
      </w:pPr>
      <w:r w:rsidRPr="00363D52">
        <w:rPr>
          <w:lang w:val="it-IT"/>
        </w:rPr>
        <w:t>Intel Iris Plus Graphics 655 1536 MB</w:t>
      </w:r>
    </w:p>
    <w:p w:rsidR="00695B09" w:rsidRDefault="001B7C64" w:rsidP="00695B09">
      <w:pPr>
        <w:pStyle w:val="Paragrafoelenco"/>
        <w:numPr>
          <w:ilvl w:val="0"/>
          <w:numId w:val="28"/>
        </w:numPr>
        <w:rPr>
          <w:lang w:val="en-GB"/>
        </w:rPr>
      </w:pPr>
      <w:proofErr w:type="spellStart"/>
      <w:r w:rsidRPr="00B53DA9">
        <w:rPr>
          <w:lang w:val="en-GB"/>
        </w:rPr>
        <w:t>Digispark</w:t>
      </w:r>
      <w:proofErr w:type="spellEnd"/>
      <w:r w:rsidRPr="00B53DA9">
        <w:rPr>
          <w:lang w:val="en-GB"/>
        </w:rPr>
        <w:t xml:space="preserve"> USB Development Board</w:t>
      </w:r>
      <w:r w:rsidR="00B53DA9" w:rsidRPr="00B53DA9">
        <w:rPr>
          <w:lang w:val="en-GB"/>
        </w:rPr>
        <w:t xml:space="preserve"> (</w:t>
      </w:r>
      <w:proofErr w:type="spellStart"/>
      <w:r w:rsidR="007D0888">
        <w:rPr>
          <w:rStyle w:val="Collegamentoipertestuale"/>
          <w:lang w:val="en-GB"/>
        </w:rPr>
        <w:fldChar w:fldCharType="begin"/>
      </w:r>
      <w:r w:rsidR="007D0888">
        <w:rPr>
          <w:rStyle w:val="Collegamentoipertestuale"/>
          <w:lang w:val="en-GB"/>
        </w:rPr>
        <w:instrText xml:space="preserve"> HYPERLINK "http://digistump.com/products/1" \l "product_description" </w:instrText>
      </w:r>
      <w:r w:rsidR="007D0888">
        <w:rPr>
          <w:rStyle w:val="Collegamentoipertestuale"/>
          <w:lang w:val="en-GB"/>
        </w:rPr>
        <w:fldChar w:fldCharType="separate"/>
      </w:r>
      <w:r w:rsidR="00B53DA9" w:rsidRPr="00B53DA9">
        <w:rPr>
          <w:rStyle w:val="Collegamentoipertestuale"/>
          <w:lang w:val="en-GB"/>
        </w:rPr>
        <w:t>specifiche</w:t>
      </w:r>
      <w:proofErr w:type="spellEnd"/>
      <w:r w:rsidR="007D0888">
        <w:rPr>
          <w:rStyle w:val="Collegamentoipertestuale"/>
          <w:lang w:val="en-GB"/>
        </w:rPr>
        <w:fldChar w:fldCharType="end"/>
      </w:r>
      <w:r w:rsidR="00B53DA9" w:rsidRPr="00B53DA9">
        <w:rPr>
          <w:lang w:val="en-GB"/>
        </w:rPr>
        <w:t>)</w:t>
      </w:r>
    </w:p>
    <w:p w:rsidR="00695B09" w:rsidRDefault="00695B09" w:rsidP="00695B09">
      <w:pPr>
        <w:pStyle w:val="Paragrafoelenco"/>
        <w:numPr>
          <w:ilvl w:val="1"/>
          <w:numId w:val="28"/>
        </w:numPr>
      </w:pPr>
      <w:r w:rsidRPr="00695B09">
        <w:t>Alimentazione tramite USB o fonte esterna - 5v o 7-35v (12v o meno consigliato, selezione automatica)</w:t>
      </w:r>
    </w:p>
    <w:p w:rsidR="00695B09" w:rsidRPr="00695B09" w:rsidRDefault="00B34714" w:rsidP="00695B09">
      <w:pPr>
        <w:pStyle w:val="Paragrafoelenco"/>
        <w:numPr>
          <w:ilvl w:val="1"/>
          <w:numId w:val="28"/>
        </w:numPr>
      </w:pPr>
      <w:r>
        <w:t>Regolatore</w:t>
      </w:r>
      <w:r w:rsidR="00695B09" w:rsidRPr="00695B09">
        <w:t xml:space="preserve"> da 500m</w:t>
      </w:r>
      <w:r w:rsidR="00695B09">
        <w:t>A</w:t>
      </w:r>
      <w:r w:rsidR="00695B09" w:rsidRPr="00695B09">
        <w:t xml:space="preserve"> e 5V</w:t>
      </w:r>
      <w:r w:rsidR="00695B09">
        <w:t xml:space="preserve"> incorporato</w:t>
      </w:r>
    </w:p>
    <w:p w:rsidR="00695B09" w:rsidRDefault="00695B09" w:rsidP="00695B09">
      <w:pPr>
        <w:pStyle w:val="Paragrafoelenco"/>
        <w:numPr>
          <w:ilvl w:val="1"/>
          <w:numId w:val="28"/>
        </w:numPr>
        <w:rPr>
          <w:lang w:val="en-GB"/>
        </w:rPr>
      </w:pPr>
      <w:r w:rsidRPr="00695B09">
        <w:rPr>
          <w:lang w:val="en-GB"/>
        </w:rPr>
        <w:t>USB</w:t>
      </w:r>
      <w:r>
        <w:rPr>
          <w:lang w:val="en-GB"/>
        </w:rPr>
        <w:t xml:space="preserve"> </w:t>
      </w:r>
      <w:proofErr w:type="spellStart"/>
      <w:r>
        <w:rPr>
          <w:lang w:val="en-GB"/>
        </w:rPr>
        <w:t>incorporato</w:t>
      </w:r>
      <w:proofErr w:type="spellEnd"/>
    </w:p>
    <w:p w:rsidR="00695B09" w:rsidRDefault="00695B09" w:rsidP="00695B09">
      <w:pPr>
        <w:pStyle w:val="Paragrafoelenco"/>
        <w:numPr>
          <w:ilvl w:val="1"/>
          <w:numId w:val="28"/>
        </w:numPr>
      </w:pPr>
      <w:r w:rsidRPr="00695B09">
        <w:t>6</w:t>
      </w:r>
      <w:r>
        <w:t xml:space="preserve"> </w:t>
      </w:r>
      <w:r w:rsidRPr="00695B09">
        <w:t>Pin I/O</w:t>
      </w:r>
      <w:r>
        <w:t xml:space="preserve"> </w:t>
      </w:r>
      <w:r w:rsidRPr="00695B09">
        <w:t>(2 vengono utilizzati per USB solo se il programma comunica attivamente tramite USB, altrimenti è possibile utilizzare tutti e 6 anche se si sta programmando via USB)</w:t>
      </w:r>
    </w:p>
    <w:p w:rsidR="00C11088" w:rsidRPr="00C11088" w:rsidRDefault="00C11088" w:rsidP="00695B09">
      <w:pPr>
        <w:pStyle w:val="Paragrafoelenco"/>
        <w:numPr>
          <w:ilvl w:val="1"/>
          <w:numId w:val="28"/>
        </w:numPr>
      </w:pPr>
      <w:r w:rsidRPr="00C11088">
        <w:t xml:space="preserve">Memoria Flash </w:t>
      </w:r>
      <w:r>
        <w:t xml:space="preserve">da </w:t>
      </w:r>
      <w:r w:rsidRPr="00C11088">
        <w:t xml:space="preserve">8k (circa 6k dopo il bootloader) </w:t>
      </w:r>
    </w:p>
    <w:p w:rsidR="00AB6418" w:rsidRPr="00AB6418" w:rsidRDefault="00AB6418" w:rsidP="00235A34">
      <w:pPr>
        <w:pStyle w:val="Paragrafoelenco"/>
        <w:numPr>
          <w:ilvl w:val="1"/>
          <w:numId w:val="28"/>
        </w:numPr>
        <w:rPr>
          <w:lang w:val="en-GB"/>
        </w:rPr>
      </w:pPr>
      <w:r>
        <w:t xml:space="preserve">Pin di </w:t>
      </w:r>
      <w:r w:rsidR="00695B09" w:rsidRPr="00AB6418">
        <w:t xml:space="preserve">I2C </w:t>
      </w:r>
      <w:r>
        <w:t>e</w:t>
      </w:r>
      <w:r w:rsidR="00695B09" w:rsidRPr="00AB6418">
        <w:t xml:space="preserve"> SPI</w:t>
      </w:r>
    </w:p>
    <w:p w:rsidR="00695B09" w:rsidRPr="00AB6418" w:rsidRDefault="00AB6418" w:rsidP="00235A34">
      <w:pPr>
        <w:pStyle w:val="Paragrafoelenco"/>
        <w:numPr>
          <w:ilvl w:val="1"/>
          <w:numId w:val="28"/>
        </w:numPr>
      </w:pPr>
      <w:r w:rsidRPr="00AB6418">
        <w:t>PWM su 3 pin (</w:t>
      </w:r>
      <w:r>
        <w:t xml:space="preserve">altri </w:t>
      </w:r>
      <w:r w:rsidRPr="00AB6418">
        <w:t>possibil</w:t>
      </w:r>
      <w:r>
        <w:t>i</w:t>
      </w:r>
      <w:r w:rsidRPr="00AB6418">
        <w:t xml:space="preserve"> con il software PWM)</w:t>
      </w:r>
    </w:p>
    <w:p w:rsidR="00AB6418" w:rsidRDefault="00695B09" w:rsidP="00235A34">
      <w:pPr>
        <w:pStyle w:val="Paragrafoelenco"/>
        <w:numPr>
          <w:ilvl w:val="1"/>
          <w:numId w:val="28"/>
        </w:numPr>
        <w:rPr>
          <w:lang w:val="en-GB"/>
        </w:rPr>
      </w:pPr>
      <w:r w:rsidRPr="00AB6418">
        <w:rPr>
          <w:lang w:val="en-GB"/>
        </w:rPr>
        <w:t xml:space="preserve">ADC </w:t>
      </w:r>
      <w:proofErr w:type="spellStart"/>
      <w:r w:rsidR="00AB6418" w:rsidRPr="00AB6418">
        <w:rPr>
          <w:lang w:val="en-GB"/>
        </w:rPr>
        <w:t>su</w:t>
      </w:r>
      <w:proofErr w:type="spellEnd"/>
      <w:r w:rsidRPr="00AB6418">
        <w:rPr>
          <w:lang w:val="en-GB"/>
        </w:rPr>
        <w:t xml:space="preserve"> 4 </w:t>
      </w:r>
      <w:r w:rsidR="00AB6418" w:rsidRPr="00AB6418">
        <w:rPr>
          <w:lang w:val="en-GB"/>
        </w:rPr>
        <w:t>p</w:t>
      </w:r>
      <w:r w:rsidRPr="00AB6418">
        <w:rPr>
          <w:lang w:val="en-GB"/>
        </w:rPr>
        <w:t>in</w:t>
      </w:r>
    </w:p>
    <w:p w:rsidR="00717FD4" w:rsidRDefault="00AB6418" w:rsidP="00717FD4">
      <w:pPr>
        <w:pStyle w:val="Paragrafoelenco"/>
        <w:numPr>
          <w:ilvl w:val="1"/>
          <w:numId w:val="28"/>
        </w:numPr>
      </w:pPr>
      <w:r w:rsidRPr="00AB6418">
        <w:t>LED di alimentazione e LED di stato</w:t>
      </w:r>
      <w:r w:rsidR="007530DE">
        <w:t>/test</w:t>
      </w:r>
    </w:p>
    <w:p w:rsidR="000B63B2" w:rsidRDefault="000B63B2">
      <w:r>
        <w:br w:type="page"/>
      </w:r>
    </w:p>
    <w:p w:rsidR="00620991" w:rsidRPr="00A967FB" w:rsidRDefault="00620991" w:rsidP="00A967FB">
      <w:pPr>
        <w:pStyle w:val="Titolo1"/>
      </w:pPr>
      <w:bookmarkStart w:id="157" w:name="_Toc429059808"/>
      <w:bookmarkStart w:id="158" w:name="_Toc491247138"/>
      <w:r w:rsidRPr="00A967FB">
        <w:lastRenderedPageBreak/>
        <w:t>Progettazione</w:t>
      </w:r>
      <w:bookmarkEnd w:id="157"/>
      <w:bookmarkEnd w:id="158"/>
    </w:p>
    <w:p w:rsidR="00620991" w:rsidDel="00DE5797" w:rsidRDefault="00620991" w:rsidP="00620991">
      <w:pPr>
        <w:rPr>
          <w:del w:id="159" w:author="Microsoft Office User" w:date="2019-01-18T14:15:00Z"/>
          <w:lang w:val="it-IT"/>
        </w:rPr>
      </w:pPr>
      <w:del w:id="160" w:author="Microsoft Office User" w:date="2019-01-18T14:15:00Z">
        <w:r w:rsidDel="00DE5797">
          <w:rPr>
            <w:lang w:val="it-IT"/>
          </w:rPr>
          <w:delText>Questo capitolo descrive esaustivamente come deve essere realizzato il prodotto fin nei suoi dettagli. Una buona progettazione permette all’esecutore di evitare fraintendimenti e imprecisioni nell’implementazione del prodotto.</w:delText>
        </w:r>
      </w:del>
    </w:p>
    <w:p w:rsidR="00620991" w:rsidRDefault="00620991" w:rsidP="00620991">
      <w:pPr>
        <w:pStyle w:val="Titolo2"/>
      </w:pPr>
      <w:bookmarkStart w:id="161" w:name="_Toc429059809"/>
      <w:bookmarkStart w:id="162" w:name="_Toc491247139"/>
      <w:r w:rsidRPr="00D03EA1">
        <w:t>Design dell’architettura del sistema</w:t>
      </w:r>
      <w:bookmarkEnd w:id="161"/>
      <w:bookmarkEnd w:id="162"/>
    </w:p>
    <w:tbl>
      <w:tblPr>
        <w:tblStyle w:val="Grigliatabella"/>
        <w:tblW w:w="0" w:type="auto"/>
        <w:tblLook w:val="04A0" w:firstRow="1" w:lastRow="0" w:firstColumn="1" w:lastColumn="0" w:noHBand="0" w:noVBand="1"/>
        <w:tblPrChange w:id="163" w:author="Microsoft Office User" w:date="2019-01-18T14:11:00Z">
          <w:tblPr>
            <w:tblStyle w:val="Grigliatabella"/>
            <w:tblW w:w="0" w:type="auto"/>
            <w:tblLook w:val="04A0" w:firstRow="1" w:lastRow="0" w:firstColumn="1" w:lastColumn="0" w:noHBand="0" w:noVBand="1"/>
          </w:tblPr>
        </w:tblPrChange>
      </w:tblPr>
      <w:tblGrid>
        <w:gridCol w:w="4672"/>
        <w:gridCol w:w="4956"/>
        <w:tblGridChange w:id="164">
          <w:tblGrid>
            <w:gridCol w:w="4672"/>
            <w:gridCol w:w="4956"/>
          </w:tblGrid>
        </w:tblGridChange>
      </w:tblGrid>
      <w:tr w:rsidR="005F3563" w:rsidTr="00422EAB">
        <w:trPr>
          <w:trHeight w:val="4282"/>
          <w:trPrChange w:id="165" w:author="Microsoft Office User" w:date="2019-01-18T14:11:00Z">
            <w:trPr>
              <w:trHeight w:val="4282"/>
            </w:trPr>
          </w:trPrChange>
        </w:trPr>
        <w:tc>
          <w:tcPr>
            <w:tcW w:w="4672" w:type="dxa"/>
            <w:tcPrChange w:id="166" w:author="Microsoft Office User" w:date="2019-01-18T14:11:00Z">
              <w:tcPr>
                <w:tcW w:w="4835" w:type="dxa"/>
              </w:tcPr>
            </w:tcPrChange>
          </w:tcPr>
          <w:p w:rsidR="00534592" w:rsidRDefault="00534592" w:rsidP="00534592">
            <w:pPr>
              <w:keepNext/>
              <w:jc w:val="center"/>
            </w:pPr>
            <w:r>
              <w:rPr>
                <w:noProof/>
              </w:rPr>
              <w:drawing>
                <wp:inline distT="0" distB="0" distL="0" distR="0" wp14:anchorId="219D1D23" wp14:editId="23739CE9">
                  <wp:extent cx="1647825" cy="2590800"/>
                  <wp:effectExtent l="0" t="0" r="9525"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47825" cy="2590800"/>
                          </a:xfrm>
                          <a:prstGeom prst="rect">
                            <a:avLst/>
                          </a:prstGeom>
                        </pic:spPr>
                      </pic:pic>
                    </a:graphicData>
                  </a:graphic>
                </wp:inline>
              </w:drawing>
            </w:r>
          </w:p>
          <w:p w:rsidR="00534592" w:rsidRDefault="00534592" w:rsidP="00534592">
            <w:pPr>
              <w:pStyle w:val="Didascalia"/>
              <w:jc w:val="center"/>
              <w:rPr>
                <w:ins w:id="167" w:author="Microsoft Office User" w:date="2019-01-18T13:50:00Z"/>
              </w:rPr>
            </w:pPr>
            <w:r>
              <w:t xml:space="preserve">Figura </w:t>
            </w:r>
            <w:r w:rsidR="0074415C">
              <w:rPr>
                <w:noProof/>
              </w:rPr>
              <w:fldChar w:fldCharType="begin"/>
            </w:r>
            <w:r w:rsidR="0074415C">
              <w:rPr>
                <w:noProof/>
              </w:rPr>
              <w:instrText xml:space="preserve"> SEQ Figura \* ARABIC </w:instrText>
            </w:r>
            <w:r w:rsidR="0074415C">
              <w:rPr>
                <w:noProof/>
              </w:rPr>
              <w:fldChar w:fldCharType="separate"/>
            </w:r>
            <w:r w:rsidR="005F3563">
              <w:rPr>
                <w:noProof/>
              </w:rPr>
              <w:t>2</w:t>
            </w:r>
            <w:r w:rsidR="0074415C">
              <w:rPr>
                <w:noProof/>
              </w:rPr>
              <w:fldChar w:fldCharType="end"/>
            </w:r>
            <w:r>
              <w:t>: Bottone - LED, schema di circuito</w:t>
            </w:r>
          </w:p>
          <w:p w:rsidR="00EC71A1" w:rsidRDefault="00EC71A1" w:rsidP="00B66007">
            <w:pPr>
              <w:rPr>
                <w:ins w:id="168" w:author="Microsoft Office User" w:date="2019-01-18T13:57:00Z"/>
              </w:rPr>
            </w:pPr>
            <w:ins w:id="169" w:author="Microsoft Office User" w:date="2019-01-18T13:57:00Z">
              <w:r>
                <w:t>All’interno del circuito sono presenti quattro component</w:t>
              </w:r>
            </w:ins>
            <w:ins w:id="170" w:author="Microsoft Office User" w:date="2019-01-18T13:58:00Z">
              <w:r>
                <w:t>i: 1 bottone, 1 LED e 2 resistenze.</w:t>
              </w:r>
            </w:ins>
          </w:p>
          <w:p w:rsidR="00B66007" w:rsidRDefault="00B66007" w:rsidP="00B66007">
            <w:pPr>
              <w:rPr>
                <w:ins w:id="171" w:author="Microsoft Office User" w:date="2019-01-18T13:50:00Z"/>
              </w:rPr>
            </w:pPr>
            <w:ins w:id="172" w:author="Microsoft Office User" w:date="2019-01-18T13:53:00Z">
              <w:r>
                <w:t>Il bottone è in pulldown</w:t>
              </w:r>
            </w:ins>
            <w:ins w:id="173" w:author="Microsoft Office User" w:date="2019-01-18T13:55:00Z">
              <w:r>
                <w:t xml:space="preserve"> tramite una resistenza da </w:t>
              </w:r>
              <w:r w:rsidRPr="00B66007">
                <w:t>10kΩ</w:t>
              </w:r>
            </w:ins>
            <w:ins w:id="174" w:author="Microsoft Office User" w:date="2019-01-18T13:53:00Z">
              <w:r>
                <w:t>, il suo stato viene letto attraverso il pin “P0” del</w:t>
              </w:r>
            </w:ins>
            <w:ins w:id="175" w:author="Microsoft Office User" w:date="2019-01-18T13:54:00Z">
              <w:r>
                <w:t xml:space="preserve"> micro controllore</w:t>
              </w:r>
            </w:ins>
            <w:ins w:id="176" w:author="Microsoft Office User" w:date="2019-01-18T13:55:00Z">
              <w:r>
                <w:t xml:space="preserve">. Il LED è attaccato </w:t>
              </w:r>
            </w:ins>
            <w:ins w:id="177" w:author="Microsoft Office User" w:date="2019-01-18T13:56:00Z">
              <w:r>
                <w:t>al pin “P1” del digispark attraverso una resistenza da 330</w:t>
              </w:r>
              <w:r w:rsidRPr="00B66007">
                <w:t>Ω</w:t>
              </w:r>
              <w:r>
                <w:t>.</w:t>
              </w:r>
            </w:ins>
          </w:p>
          <w:p w:rsidR="00B66007" w:rsidRPr="00B66007" w:rsidRDefault="00B66007">
            <w:pPr>
              <w:pPrChange w:id="178" w:author="Microsoft Office User" w:date="2019-01-18T13:50:00Z">
                <w:pPr>
                  <w:pStyle w:val="Didascalia"/>
                  <w:jc w:val="center"/>
                </w:pPr>
              </w:pPrChange>
            </w:pPr>
          </w:p>
        </w:tc>
        <w:tc>
          <w:tcPr>
            <w:tcW w:w="4956" w:type="dxa"/>
            <w:tcPrChange w:id="179" w:author="Microsoft Office User" w:date="2019-01-18T14:11:00Z">
              <w:tcPr>
                <w:tcW w:w="4793" w:type="dxa"/>
              </w:tcPr>
            </w:tcPrChange>
          </w:tcPr>
          <w:p w:rsidR="00534592" w:rsidRDefault="00534592" w:rsidP="00534592">
            <w:pPr>
              <w:keepNext/>
              <w:jc w:val="center"/>
            </w:pPr>
          </w:p>
          <w:p w:rsidR="003604F7" w:rsidRDefault="003604F7" w:rsidP="00534592">
            <w:pPr>
              <w:pStyle w:val="Didascalia"/>
              <w:jc w:val="center"/>
            </w:pPr>
            <w:r>
              <w:rPr>
                <w:noProof/>
              </w:rPr>
              <w:drawing>
                <wp:anchor distT="0" distB="0" distL="114300" distR="114300" simplePos="0" relativeHeight="251658240" behindDoc="0" locked="0" layoutInCell="1" allowOverlap="1" wp14:anchorId="6134E6CD">
                  <wp:simplePos x="0" y="0"/>
                  <wp:positionH relativeFrom="column">
                    <wp:posOffset>311785</wp:posOffset>
                  </wp:positionH>
                  <wp:positionV relativeFrom="paragraph">
                    <wp:posOffset>135890</wp:posOffset>
                  </wp:positionV>
                  <wp:extent cx="2219325" cy="2266950"/>
                  <wp:effectExtent l="0" t="0" r="9525" b="0"/>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9325" cy="2266950"/>
                          </a:xfrm>
                          <a:prstGeom prst="rect">
                            <a:avLst/>
                          </a:prstGeom>
                        </pic:spPr>
                      </pic:pic>
                    </a:graphicData>
                  </a:graphic>
                  <wp14:sizeRelH relativeFrom="page">
                    <wp14:pctWidth>0</wp14:pctWidth>
                  </wp14:sizeRelH>
                  <wp14:sizeRelV relativeFrom="page">
                    <wp14:pctHeight>0</wp14:pctHeight>
                  </wp14:sizeRelV>
                </wp:anchor>
              </w:drawing>
            </w: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534592" w:rsidRDefault="00534592" w:rsidP="00534592">
            <w:pPr>
              <w:pStyle w:val="Didascalia"/>
              <w:jc w:val="center"/>
              <w:rPr>
                <w:lang w:val="it-IT"/>
              </w:rPr>
            </w:pPr>
            <w:r>
              <w:t xml:space="preserve">Figura </w:t>
            </w:r>
            <w:r w:rsidR="0074415C">
              <w:rPr>
                <w:noProof/>
              </w:rPr>
              <w:fldChar w:fldCharType="begin"/>
            </w:r>
            <w:r w:rsidR="0074415C">
              <w:rPr>
                <w:noProof/>
              </w:rPr>
              <w:instrText xml:space="preserve"> SEQ Figura \* ARABIC </w:instrText>
            </w:r>
            <w:r w:rsidR="0074415C">
              <w:rPr>
                <w:noProof/>
              </w:rPr>
              <w:fldChar w:fldCharType="separate"/>
            </w:r>
            <w:r w:rsidR="005F3563">
              <w:rPr>
                <w:noProof/>
              </w:rPr>
              <w:t>3</w:t>
            </w:r>
            <w:r w:rsidR="0074415C">
              <w:rPr>
                <w:noProof/>
              </w:rPr>
              <w:fldChar w:fldCharType="end"/>
            </w:r>
            <w:r>
              <w:t>: Fotocellula - LED, schema di circuito</w:t>
            </w:r>
          </w:p>
          <w:p w:rsidR="00534592" w:rsidRDefault="00EC71A1" w:rsidP="00EC71A1">
            <w:pPr>
              <w:rPr>
                <w:ins w:id="180" w:author="Microsoft Office User" w:date="2019-01-18T13:58:00Z"/>
                <w:lang w:val="it-IT"/>
              </w:rPr>
            </w:pPr>
            <w:ins w:id="181" w:author="Microsoft Office User" w:date="2019-01-18T13:58:00Z">
              <w:r>
                <w:rPr>
                  <w:lang w:val="it-IT"/>
                </w:rPr>
                <w:t>All’interno del circuito sono presenti quattro componenti: 1 fotocellula, 1 LED e 2 resistenze.</w:t>
              </w:r>
            </w:ins>
          </w:p>
          <w:p w:rsidR="00EC71A1" w:rsidRDefault="00EC71A1">
            <w:pPr>
              <w:rPr>
                <w:lang w:val="it-IT"/>
              </w:rPr>
              <w:pPrChange w:id="182" w:author="Microsoft Office User" w:date="2019-01-18T13:58:00Z">
                <w:pPr>
                  <w:jc w:val="center"/>
                </w:pPr>
              </w:pPrChange>
            </w:pPr>
            <w:ins w:id="183" w:author="Microsoft Office User" w:date="2019-01-18T13:58:00Z">
              <w:r>
                <w:rPr>
                  <w:lang w:val="it-IT"/>
                </w:rPr>
                <w:t>La fotocellula è coll</w:t>
              </w:r>
            </w:ins>
            <w:ins w:id="184" w:author="Microsoft Office User" w:date="2019-01-18T13:59:00Z">
              <w:r>
                <w:rPr>
                  <w:lang w:val="it-IT"/>
                </w:rPr>
                <w:t xml:space="preserve">egata in </w:t>
              </w:r>
              <w:proofErr w:type="spellStart"/>
              <w:r>
                <w:rPr>
                  <w:lang w:val="it-IT"/>
                </w:rPr>
                <w:t>pulldown</w:t>
              </w:r>
              <w:proofErr w:type="spellEnd"/>
              <w:r>
                <w:rPr>
                  <w:lang w:val="it-IT"/>
                </w:rPr>
                <w:t xml:space="preserve"> attraverso una resistenza da </w:t>
              </w:r>
              <w:r w:rsidRPr="00EC71A1">
                <w:rPr>
                  <w:lang w:val="it-IT"/>
                </w:rPr>
                <w:t>10kΩ</w:t>
              </w:r>
              <w:r>
                <w:rPr>
                  <w:lang w:val="it-IT"/>
                </w:rPr>
                <w:t xml:space="preserve"> al pin “P3”.</w:t>
              </w:r>
            </w:ins>
            <w:ins w:id="185" w:author="Microsoft Office User" w:date="2019-01-18T14:00:00Z">
              <w:r>
                <w:rPr>
                  <w:lang w:val="it-IT"/>
                </w:rPr>
                <w:t xml:space="preserve"> Il LED è attaccato al pin “P1” del </w:t>
              </w:r>
              <w:proofErr w:type="spellStart"/>
              <w:r>
                <w:rPr>
                  <w:lang w:val="it-IT"/>
                </w:rPr>
                <w:t>digispark</w:t>
              </w:r>
              <w:proofErr w:type="spellEnd"/>
              <w:r>
                <w:rPr>
                  <w:lang w:val="it-IT"/>
                </w:rPr>
                <w:t xml:space="preserve"> attraverso una resistenza da 330</w:t>
              </w:r>
              <w:r w:rsidRPr="00EC71A1">
                <w:rPr>
                  <w:lang w:val="it-IT"/>
                </w:rPr>
                <w:t>Ω</w:t>
              </w:r>
              <w:r>
                <w:rPr>
                  <w:lang w:val="it-IT"/>
                </w:rPr>
                <w:t>.</w:t>
              </w:r>
            </w:ins>
          </w:p>
        </w:tc>
      </w:tr>
      <w:tr w:rsidR="005F3563" w:rsidTr="00422EAB">
        <w:trPr>
          <w:trHeight w:val="5608"/>
          <w:trPrChange w:id="186" w:author="Microsoft Office User" w:date="2019-01-18T14:11:00Z">
            <w:trPr>
              <w:trHeight w:val="5608"/>
            </w:trPr>
          </w:trPrChange>
        </w:trPr>
        <w:tc>
          <w:tcPr>
            <w:tcW w:w="4672" w:type="dxa"/>
            <w:tcPrChange w:id="187" w:author="Microsoft Office User" w:date="2019-01-18T14:11:00Z">
              <w:tcPr>
                <w:tcW w:w="4835" w:type="dxa"/>
              </w:tcPr>
            </w:tcPrChange>
          </w:tcPr>
          <w:p w:rsidR="00534592" w:rsidRDefault="003604F7" w:rsidP="00534592">
            <w:pPr>
              <w:rPr>
                <w:ins w:id="188" w:author="Microsoft Office User" w:date="2019-01-18T13:56:00Z"/>
                <w:lang w:val="it-IT"/>
              </w:rPr>
            </w:pPr>
            <w:r>
              <w:rPr>
                <w:noProof/>
              </w:rPr>
              <mc:AlternateContent>
                <mc:Choice Requires="wps">
                  <w:drawing>
                    <wp:anchor distT="0" distB="0" distL="114300" distR="114300" simplePos="0" relativeHeight="251663360" behindDoc="0" locked="0" layoutInCell="1" allowOverlap="1" wp14:anchorId="23733609" wp14:editId="15ECC3B3">
                      <wp:simplePos x="0" y="0"/>
                      <wp:positionH relativeFrom="column">
                        <wp:posOffset>113665</wp:posOffset>
                      </wp:positionH>
                      <wp:positionV relativeFrom="paragraph">
                        <wp:posOffset>2500630</wp:posOffset>
                      </wp:positionV>
                      <wp:extent cx="278130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rsidR="007D0888" w:rsidRPr="005337C4" w:rsidRDefault="007D0888"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Bottone - LED,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733609" id="_x0000_t202" coordsize="21600,21600" o:spt="202" path="m,l,21600r21600,l21600,xe">
                      <v:stroke joinstyle="miter"/>
                      <v:path gradientshapeok="t" o:connecttype="rect"/>
                    </v:shapetype>
                    <v:shape id="Casella di testo 10" o:spid="_x0000_s1026" type="#_x0000_t202" style="position:absolute;margin-left:8.95pt;margin-top:196.9pt;width:21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" stroked="f">
                      <v:textbox style="mso-fit-shape-to-text:t" inset="0,0,0,0">
                        <w:txbxContent>
                          <w:p w:rsidR="007D0888" w:rsidRPr="005337C4" w:rsidRDefault="007D0888"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Bottone - LED, schema elettrico</w:t>
                            </w:r>
                          </w:p>
                        </w:txbxContent>
                      </v:textbox>
                      <w10:wrap type="square"/>
                    </v:shape>
                  </w:pict>
                </mc:Fallback>
              </mc:AlternateContent>
            </w:r>
            <w:r>
              <w:rPr>
                <w:noProof/>
              </w:rPr>
              <w:drawing>
                <wp:anchor distT="0" distB="0" distL="114300" distR="114300" simplePos="0" relativeHeight="251661312" behindDoc="0" locked="0" layoutInCell="1" allowOverlap="1" wp14:anchorId="0FAA2659">
                  <wp:simplePos x="0" y="0"/>
                  <wp:positionH relativeFrom="column">
                    <wp:posOffset>41275</wp:posOffset>
                  </wp:positionH>
                  <wp:positionV relativeFrom="paragraph">
                    <wp:posOffset>866775</wp:posOffset>
                  </wp:positionV>
                  <wp:extent cx="2781300" cy="167703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1300" cy="1677035"/>
                          </a:xfrm>
                          <a:prstGeom prst="rect">
                            <a:avLst/>
                          </a:prstGeom>
                        </pic:spPr>
                      </pic:pic>
                    </a:graphicData>
                  </a:graphic>
                  <wp14:sizeRelH relativeFrom="page">
                    <wp14:pctWidth>0</wp14:pctWidth>
                  </wp14:sizeRelH>
                  <wp14:sizeRelV relativeFrom="page">
                    <wp14:pctHeight>0</wp14:pctHeight>
                  </wp14:sizeRelV>
                </wp:anchor>
              </w:drawing>
            </w:r>
          </w:p>
          <w:p w:rsidR="00A26D12" w:rsidRPr="00A26D12" w:rsidRDefault="00A26D12" w:rsidP="00A26D12">
            <w:pPr>
              <w:rPr>
                <w:ins w:id="189" w:author="Microsoft Office User" w:date="2019-01-18T13:56:00Z"/>
                <w:lang w:val="it-IT"/>
              </w:rPr>
            </w:pPr>
          </w:p>
          <w:p w:rsidR="00A26D12" w:rsidRPr="003F64BD" w:rsidRDefault="00A26D12" w:rsidP="003F64BD">
            <w:pPr>
              <w:rPr>
                <w:ins w:id="190" w:author="Microsoft Office User" w:date="2019-01-18T13:56:00Z"/>
                <w:lang w:val="it-IT"/>
              </w:rPr>
            </w:pPr>
          </w:p>
          <w:p w:rsidR="00A26D12" w:rsidRPr="003F64BD" w:rsidRDefault="00A26D12" w:rsidP="003F64BD">
            <w:pPr>
              <w:rPr>
                <w:ins w:id="191" w:author="Microsoft Office User" w:date="2019-01-18T13:56:00Z"/>
                <w:lang w:val="it-IT"/>
              </w:rPr>
            </w:pPr>
          </w:p>
          <w:p w:rsidR="00A26D12" w:rsidRPr="00A26D12" w:rsidRDefault="00A26D12">
            <w:pPr>
              <w:rPr>
                <w:ins w:id="192" w:author="Microsoft Office User" w:date="2019-01-18T13:56:00Z"/>
                <w:lang w:val="it-IT"/>
              </w:rPr>
            </w:pPr>
          </w:p>
          <w:p w:rsidR="00A26D12" w:rsidRPr="00A26D12" w:rsidRDefault="00A26D12">
            <w:pPr>
              <w:rPr>
                <w:ins w:id="193" w:author="Microsoft Office User" w:date="2019-01-18T13:56:00Z"/>
                <w:lang w:val="it-IT"/>
              </w:rPr>
            </w:pPr>
          </w:p>
          <w:p w:rsidR="00A26D12" w:rsidRPr="00A26D12" w:rsidRDefault="00A26D12">
            <w:pPr>
              <w:rPr>
                <w:ins w:id="194" w:author="Microsoft Office User" w:date="2019-01-18T13:56:00Z"/>
                <w:lang w:val="it-IT"/>
              </w:rPr>
            </w:pPr>
            <w:ins w:id="195" w:author="Microsoft Office User" w:date="2019-01-18T13:56:00Z">
              <w:r>
                <w:rPr>
                  <w:lang w:val="it-IT"/>
                </w:rPr>
                <w:t xml:space="preserve">Schema elettrico del circuito </w:t>
              </w:r>
            </w:ins>
            <w:ins w:id="196" w:author="Microsoft Office User" w:date="2019-01-18T13:57:00Z">
              <w:r w:rsidR="00EC71A1">
                <w:rPr>
                  <w:lang w:val="it-IT"/>
                </w:rPr>
                <w:t>“</w:t>
              </w:r>
            </w:ins>
            <w:ins w:id="197" w:author="Microsoft Office User" w:date="2019-01-18T13:56:00Z">
              <w:r>
                <w:rPr>
                  <w:lang w:val="it-IT"/>
                </w:rPr>
                <w:t xml:space="preserve">Bottone </w:t>
              </w:r>
            </w:ins>
            <w:ins w:id="198" w:author="Microsoft Office User" w:date="2019-01-18T13:57:00Z">
              <w:r w:rsidR="00EC71A1">
                <w:rPr>
                  <w:lang w:val="it-IT"/>
                </w:rPr>
                <w:t>–</w:t>
              </w:r>
            </w:ins>
            <w:ins w:id="199" w:author="Microsoft Office User" w:date="2019-01-18T13:56:00Z">
              <w:r>
                <w:rPr>
                  <w:lang w:val="it-IT"/>
                </w:rPr>
                <w:t xml:space="preserve"> LED</w:t>
              </w:r>
            </w:ins>
            <w:ins w:id="200" w:author="Microsoft Office User" w:date="2019-01-18T13:57:00Z">
              <w:r w:rsidR="00EC71A1">
                <w:rPr>
                  <w:lang w:val="it-IT"/>
                </w:rPr>
                <w:t>”.</w:t>
              </w:r>
            </w:ins>
          </w:p>
          <w:p w:rsidR="00A26D12" w:rsidRPr="00702C8D" w:rsidRDefault="00A26D12">
            <w:pPr>
              <w:rPr>
                <w:ins w:id="201" w:author="Microsoft Office User" w:date="2019-01-18T13:56:00Z"/>
                <w:lang w:val="it-IT"/>
              </w:rPr>
            </w:pPr>
          </w:p>
          <w:p w:rsidR="00A26D12" w:rsidRPr="003F64BD" w:rsidRDefault="00A26D12">
            <w:pPr>
              <w:rPr>
                <w:lang w:val="it-IT"/>
              </w:rPr>
            </w:pPr>
          </w:p>
        </w:tc>
        <w:tc>
          <w:tcPr>
            <w:tcW w:w="4956" w:type="dxa"/>
            <w:tcPrChange w:id="202" w:author="Microsoft Office User" w:date="2019-01-18T14:11:00Z">
              <w:tcPr>
                <w:tcW w:w="4793" w:type="dxa"/>
              </w:tcPr>
            </w:tcPrChange>
          </w:tcPr>
          <w:p w:rsidR="00534592" w:rsidRDefault="00EC71A1" w:rsidP="00534592">
            <w:pPr>
              <w:rPr>
                <w:lang w:val="it-IT"/>
              </w:rPr>
            </w:pPr>
            <w:ins w:id="203" w:author="Microsoft Office User" w:date="2019-01-18T13:57:00Z">
              <w:r>
                <w:rPr>
                  <w:lang w:val="it-IT"/>
                </w:rPr>
                <w:br/>
              </w:r>
              <w:r>
                <w:rPr>
                  <w:lang w:val="it-IT"/>
                </w:rPr>
                <w:br/>
              </w:r>
              <w:r>
                <w:rPr>
                  <w:lang w:val="it-IT"/>
                </w:rPr>
                <w:br/>
              </w:r>
              <w:r>
                <w:rPr>
                  <w:lang w:val="it-IT"/>
                </w:rPr>
                <w:br/>
              </w:r>
            </w:ins>
            <w:r w:rsidR="003604F7">
              <w:rPr>
                <w:noProof/>
              </w:rPr>
              <mc:AlternateContent>
                <mc:Choice Requires="wps">
                  <w:drawing>
                    <wp:anchor distT="0" distB="0" distL="114300" distR="114300" simplePos="0" relativeHeight="251665408" behindDoc="0" locked="0" layoutInCell="1" allowOverlap="1" wp14:anchorId="2A33ADC5" wp14:editId="1B9E15F1">
                      <wp:simplePos x="0" y="0"/>
                      <wp:positionH relativeFrom="column">
                        <wp:posOffset>17145</wp:posOffset>
                      </wp:positionH>
                      <wp:positionV relativeFrom="paragraph">
                        <wp:posOffset>2725420</wp:posOffset>
                      </wp:positionV>
                      <wp:extent cx="3004820" cy="635"/>
                      <wp:effectExtent l="0" t="0" r="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wps:spPr>
                            <wps:txbx>
                              <w:txbxContent>
                                <w:p w:rsidR="007D0888" w:rsidRPr="00795EEF" w:rsidRDefault="007D0888"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Fotocellula - LED,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3ADC5" id="Casella di testo 11" o:spid="_x0000_s1027" type="#_x0000_t202" style="position:absolute;margin-left:1.35pt;margin-top:214.6pt;width:236.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" stroked="f">
                      <v:textbox style="mso-fit-shape-to-text:t" inset="0,0,0,0">
                        <w:txbxContent>
                          <w:p w:rsidR="007D0888" w:rsidRPr="00795EEF" w:rsidRDefault="007D0888"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Fotocellula - LED, schema elettrico</w:t>
                            </w:r>
                          </w:p>
                        </w:txbxContent>
                      </v:textbox>
                      <w10:wrap type="square"/>
                    </v:shape>
                  </w:pict>
                </mc:Fallback>
              </mc:AlternateContent>
            </w:r>
            <w:r w:rsidR="003604F7">
              <w:rPr>
                <w:noProof/>
              </w:rPr>
              <w:drawing>
                <wp:anchor distT="0" distB="0" distL="114300" distR="114300" simplePos="0" relativeHeight="251660288" behindDoc="0" locked="0" layoutInCell="1" allowOverlap="1" wp14:anchorId="7B7A3AD7" wp14:editId="1B3040CB">
                  <wp:simplePos x="0" y="0"/>
                  <wp:positionH relativeFrom="column">
                    <wp:posOffset>4445</wp:posOffset>
                  </wp:positionH>
                  <wp:positionV relativeFrom="paragraph">
                    <wp:posOffset>691515</wp:posOffset>
                  </wp:positionV>
                  <wp:extent cx="3004820" cy="2008140"/>
                  <wp:effectExtent l="0" t="0" r="508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4820" cy="2008140"/>
                          </a:xfrm>
                          <a:prstGeom prst="rect">
                            <a:avLst/>
                          </a:prstGeom>
                        </pic:spPr>
                      </pic:pic>
                    </a:graphicData>
                  </a:graphic>
                  <wp14:sizeRelH relativeFrom="page">
                    <wp14:pctWidth>0</wp14:pctWidth>
                  </wp14:sizeRelH>
                  <wp14:sizeRelV relativeFrom="page">
                    <wp14:pctHeight>0</wp14:pctHeight>
                  </wp14:sizeRelV>
                </wp:anchor>
              </w:drawing>
            </w:r>
            <w:ins w:id="204" w:author="Microsoft Office User" w:date="2019-01-18T13:57:00Z">
              <w:r>
                <w:rPr>
                  <w:lang w:val="it-IT"/>
                </w:rPr>
                <w:t xml:space="preserve">Schema elettrico del </w:t>
              </w:r>
              <w:proofErr w:type="gramStart"/>
              <w:r>
                <w:rPr>
                  <w:lang w:val="it-IT"/>
                </w:rPr>
                <w:t>circuito ”Fotocellula</w:t>
              </w:r>
              <w:proofErr w:type="gramEnd"/>
              <w:r>
                <w:rPr>
                  <w:lang w:val="it-IT"/>
                </w:rPr>
                <w:t xml:space="preserve"> – LED”.</w:t>
              </w:r>
            </w:ins>
          </w:p>
        </w:tc>
      </w:tr>
      <w:tr w:rsidR="003F64BD" w:rsidRPr="00A273C5" w:rsidTr="007D0888">
        <w:trPr>
          <w:trHeight w:val="5608"/>
          <w:ins w:id="205" w:author="Microsoft Office User" w:date="2019-01-18T13:41:00Z"/>
        </w:trPr>
        <w:tc>
          <w:tcPr>
            <w:tcW w:w="9628" w:type="dxa"/>
            <w:gridSpan w:val="2"/>
          </w:tcPr>
          <w:p w:rsidR="003F64BD" w:rsidRDefault="00F641FB" w:rsidP="00534592">
            <w:pPr>
              <w:rPr>
                <w:ins w:id="206" w:author="Microsoft Office User" w:date="2019-01-18T14:07:00Z"/>
                <w:noProof/>
              </w:rPr>
            </w:pPr>
            <w:ins w:id="207" w:author="Microsoft Office User" w:date="2019-01-18T14:06:00Z">
              <w:r>
                <w:rPr>
                  <w:noProof/>
                </w:rPr>
                <w:lastRenderedPageBreak/>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ins>
            <w:ins w:id="208" w:author="Microsoft Office User" w:date="2019-01-18T13:42:00Z">
              <w:r w:rsidR="003F64BD">
                <w:rPr>
                  <w:noProof/>
                </w:rPr>
                <mc:AlternateContent>
                  <mc:Choice Requires="wps">
                    <w:drawing>
                      <wp:anchor distT="0" distB="0" distL="114300" distR="114300" simplePos="0" relativeHeight="251677696" behindDoc="0" locked="0" layoutInCell="1" allowOverlap="1" wp14:anchorId="49E3C1D4" wp14:editId="418FAEF8">
                        <wp:simplePos x="0" y="0"/>
                        <wp:positionH relativeFrom="column">
                          <wp:posOffset>538480</wp:posOffset>
                        </wp:positionH>
                        <wp:positionV relativeFrom="paragraph">
                          <wp:posOffset>2627630</wp:posOffset>
                        </wp:positionV>
                        <wp:extent cx="1557655" cy="635"/>
                        <wp:effectExtent l="0" t="0" r="4445"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rsidR="007D0888" w:rsidRPr="001D3D28" w:rsidRDefault="007D0888">
                                    <w:pPr>
                                      <w:pStyle w:val="Didascalia"/>
                                      <w:rPr>
                                        <w:noProof/>
                                      </w:rPr>
                                      <w:pPrChange w:id="209" w:author="Microsoft Office User" w:date="2019-01-18T13:42:00Z">
                                        <w:pPr>
                                          <w:jc w:val="center"/>
                                        </w:pPr>
                                      </w:pPrChange>
                                    </w:pPr>
                                    <w:ins w:id="210" w:author="Microsoft Office User" w:date="2019-01-18T13:42:00Z">
                                      <w:r>
                                        <w:t xml:space="preserve">Figura </w:t>
                                      </w:r>
                                      <w:r>
                                        <w:fldChar w:fldCharType="begin"/>
                                      </w:r>
                                      <w:r>
                                        <w:instrText xml:space="preserve"> SEQ Figura \* ARABIC </w:instrText>
                                      </w:r>
                                    </w:ins>
                                    <w:r>
                                      <w:fldChar w:fldCharType="separate"/>
                                    </w:r>
                                    <w:ins w:id="211" w:author="Microsoft Office User" w:date="2019-01-18T13:45:00Z">
                                      <w:r>
                                        <w:rPr>
                                          <w:noProof/>
                                        </w:rPr>
                                        <w:t>6</w:t>
                                      </w:r>
                                    </w:ins>
                                    <w:ins w:id="212" w:author="Microsoft Office User" w:date="2019-01-18T13:42:00Z">
                                      <w:r>
                                        <w:fldChar w:fldCharType="end"/>
                                      </w:r>
                                      <w:r>
                                        <w:t xml:space="preserve">: LCD, </w:t>
                                      </w:r>
                                    </w:ins>
                                    <w:ins w:id="213" w:author="Microsoft Office User" w:date="2019-01-18T13:43:00Z">
                                      <w:r>
                                        <w:t>s</w:t>
                                      </w:r>
                                    </w:ins>
                                    <w:ins w:id="214" w:author="Microsoft Office User" w:date="2019-01-18T13:42:00Z">
                                      <w:r>
                                        <w:t>chema di circuito</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3C1D4" id="Casella di testo 12" o:spid="_x0000_s1028" type="#_x0000_t202" style="position:absolute;margin-left:42.4pt;margin-top:206.9pt;width:122.6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" stroked="f">
                        <v:textbox style="mso-fit-shape-to-text:t" inset="0,0,0,0">
                          <w:txbxContent>
                            <w:p w:rsidR="007D0888" w:rsidRPr="001D3D28" w:rsidRDefault="007D0888">
                              <w:pPr>
                                <w:pStyle w:val="Didascalia"/>
                                <w:rPr>
                                  <w:noProof/>
                                </w:rPr>
                                <w:pPrChange w:id="215" w:author="Microsoft Office User" w:date="2019-01-18T13:42:00Z">
                                  <w:pPr>
                                    <w:jc w:val="center"/>
                                  </w:pPr>
                                </w:pPrChange>
                              </w:pPr>
                              <w:ins w:id="216" w:author="Microsoft Office User" w:date="2019-01-18T13:42:00Z">
                                <w:r>
                                  <w:t xml:space="preserve">Figura </w:t>
                                </w:r>
                                <w:r>
                                  <w:fldChar w:fldCharType="begin"/>
                                </w:r>
                                <w:r>
                                  <w:instrText xml:space="preserve"> SEQ Figura \* ARABIC </w:instrText>
                                </w:r>
                              </w:ins>
                              <w:r>
                                <w:fldChar w:fldCharType="separate"/>
                              </w:r>
                              <w:ins w:id="217" w:author="Microsoft Office User" w:date="2019-01-18T13:45:00Z">
                                <w:r>
                                  <w:rPr>
                                    <w:noProof/>
                                  </w:rPr>
                                  <w:t>6</w:t>
                                </w:r>
                              </w:ins>
                              <w:ins w:id="218" w:author="Microsoft Office User" w:date="2019-01-18T13:42:00Z">
                                <w:r>
                                  <w:fldChar w:fldCharType="end"/>
                                </w:r>
                                <w:r>
                                  <w:t xml:space="preserve">: LCD, </w:t>
                                </w:r>
                              </w:ins>
                              <w:ins w:id="219" w:author="Microsoft Office User" w:date="2019-01-18T13:43:00Z">
                                <w:r>
                                  <w:t>s</w:t>
                                </w:r>
                              </w:ins>
                              <w:ins w:id="220" w:author="Microsoft Office User" w:date="2019-01-18T13:42:00Z">
                                <w:r>
                                  <w:t>chema di circuito</w:t>
                                </w:r>
                              </w:ins>
                            </w:p>
                          </w:txbxContent>
                        </v:textbox>
                        <w10:wrap type="square"/>
                      </v:shape>
                    </w:pict>
                  </mc:Fallback>
                </mc:AlternateContent>
              </w:r>
            </w:ins>
            <w:ins w:id="221" w:author="Microsoft Office User" w:date="2019-01-18T13:41:00Z">
              <w:r w:rsidR="003F64BD" w:rsidRPr="005F3563">
                <w:rPr>
                  <w:noProof/>
                </w:rPr>
                <w:drawing>
                  <wp:anchor distT="0" distB="0" distL="114300" distR="114300" simplePos="0" relativeHeight="251676672" behindDoc="0" locked="0" layoutInCell="1" allowOverlap="1" wp14:anchorId="4038287A" wp14:editId="457595A1">
                    <wp:simplePos x="0" y="0"/>
                    <wp:positionH relativeFrom="column">
                      <wp:posOffset>-64135</wp:posOffset>
                    </wp:positionH>
                    <wp:positionV relativeFrom="paragraph">
                      <wp:posOffset>384175</wp:posOffset>
                    </wp:positionV>
                    <wp:extent cx="3037840" cy="22434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7840" cy="2243455"/>
                            </a:xfrm>
                            <a:prstGeom prst="rect">
                              <a:avLst/>
                            </a:prstGeom>
                          </pic:spPr>
                        </pic:pic>
                      </a:graphicData>
                    </a:graphic>
                    <wp14:sizeRelH relativeFrom="page">
                      <wp14:pctWidth>0</wp14:pctWidth>
                    </wp14:sizeRelH>
                    <wp14:sizeRelV relativeFrom="page">
                      <wp14:pctHeight>0</wp14:pctHeight>
                    </wp14:sizeRelV>
                  </wp:anchor>
                </w:drawing>
              </w:r>
            </w:ins>
            <w:ins w:id="222" w:author="Microsoft Office User" w:date="2019-01-18T14:07:00Z">
              <w:r w:rsidR="00A273C5">
                <w:rPr>
                  <w:noProof/>
                </w:rPr>
                <w:t>All’interno del circuito sono presenti due componenti:</w:t>
              </w:r>
            </w:ins>
          </w:p>
          <w:p w:rsidR="00A273C5" w:rsidRDefault="00A273C5" w:rsidP="00534592">
            <w:pPr>
              <w:rPr>
                <w:ins w:id="223" w:author="Microsoft Office User" w:date="2019-01-18T14:08:00Z"/>
                <w:noProof/>
                <w:lang w:val="en-US"/>
              </w:rPr>
            </w:pPr>
            <w:ins w:id="224" w:author="Microsoft Office User" w:date="2019-01-18T14:07:00Z">
              <w:r w:rsidRPr="00A273C5">
                <w:rPr>
                  <w:noProof/>
                  <w:lang w:val="en-US"/>
                  <w:rPrChange w:id="225" w:author="Microsoft Office User" w:date="2019-01-18T14:07:00Z">
                    <w:rPr>
                      <w:noProof/>
                    </w:rPr>
                  </w:rPrChange>
                </w:rPr>
                <w:t>1 display LCD e 1 shift register</w:t>
              </w:r>
            </w:ins>
            <w:ins w:id="226" w:author="Microsoft Office User" w:date="2019-01-18T14:08:00Z">
              <w:r>
                <w:rPr>
                  <w:noProof/>
                  <w:lang w:val="en-US"/>
                </w:rPr>
                <w:t>.</w:t>
              </w:r>
            </w:ins>
          </w:p>
          <w:p w:rsidR="00A273C5" w:rsidRDefault="00A273C5" w:rsidP="00534592">
            <w:pPr>
              <w:rPr>
                <w:ins w:id="227" w:author="Microsoft Office User" w:date="2019-01-18T14:08:00Z"/>
                <w:noProof/>
              </w:rPr>
            </w:pPr>
            <w:ins w:id="228" w:author="Microsoft Office User" w:date="2019-01-18T14:08:00Z">
              <w:r w:rsidRPr="00A273C5">
                <w:rPr>
                  <w:noProof/>
                  <w:rPrChange w:id="229" w:author="Microsoft Office User" w:date="2019-01-18T14:08:00Z">
                    <w:rPr>
                      <w:noProof/>
                      <w:lang w:val="en-US"/>
                    </w:rPr>
                  </w:rPrChange>
                </w:rPr>
                <w:t>Lo shift register viene alimentato dal</w:t>
              </w:r>
              <w:r>
                <w:rPr>
                  <w:noProof/>
                </w:rPr>
                <w:t xml:space="preserve"> digispark ed è </w:t>
              </w:r>
            </w:ins>
          </w:p>
          <w:p w:rsidR="00A273C5" w:rsidRDefault="00A273C5" w:rsidP="00534592">
            <w:pPr>
              <w:rPr>
                <w:ins w:id="230" w:author="Microsoft Office User" w:date="2019-01-18T14:09:00Z"/>
                <w:noProof/>
              </w:rPr>
            </w:pPr>
            <w:ins w:id="231" w:author="Microsoft Office User" w:date="2019-01-18T14:08:00Z">
              <w:r>
                <w:rPr>
                  <w:noProof/>
                </w:rPr>
                <w:t>collegato ai relativi pin</w:t>
              </w:r>
            </w:ins>
            <w:ins w:id="232" w:author="Microsoft Office User" w:date="2019-01-18T14:09:00Z">
              <w:r>
                <w:rPr>
                  <w:noProof/>
                </w:rPr>
                <w:t xml:space="preserve"> SCL(“P2”) e SDA(“P0”). </w:t>
              </w:r>
            </w:ins>
          </w:p>
          <w:p w:rsidR="00A273C5" w:rsidRDefault="00A273C5" w:rsidP="00534592">
            <w:pPr>
              <w:rPr>
                <w:ins w:id="233" w:author="Microsoft Office User" w:date="2019-01-18T14:10:00Z"/>
                <w:noProof/>
              </w:rPr>
            </w:pPr>
            <w:ins w:id="234" w:author="Microsoft Office User" w:date="2019-01-18T14:09:00Z">
              <w:r>
                <w:rPr>
                  <w:noProof/>
                </w:rPr>
                <w:t>Mentre il display L</w:t>
              </w:r>
            </w:ins>
            <w:ins w:id="235" w:author="Microsoft Office User" w:date="2019-01-18T14:10:00Z">
              <w:r>
                <w:rPr>
                  <w:noProof/>
                </w:rPr>
                <w:t>CD è collegato interamente allo shift</w:t>
              </w:r>
            </w:ins>
          </w:p>
          <w:p w:rsidR="00A273C5" w:rsidRDefault="00A273C5" w:rsidP="00534592">
            <w:pPr>
              <w:rPr>
                <w:ins w:id="236" w:author="Microsoft Office User" w:date="2019-01-18T14:10:00Z"/>
                <w:noProof/>
              </w:rPr>
            </w:pPr>
            <w:ins w:id="237" w:author="Microsoft Office User" w:date="2019-01-18T14:10:00Z">
              <w:r>
                <w:rPr>
                  <w:noProof/>
                </w:rPr>
                <w:t>register.</w:t>
              </w:r>
            </w:ins>
          </w:p>
          <w:p w:rsidR="00A273C5" w:rsidRPr="00A273C5" w:rsidRDefault="00A273C5" w:rsidP="00534592">
            <w:pPr>
              <w:rPr>
                <w:ins w:id="238" w:author="Microsoft Office User" w:date="2019-01-18T13:41:00Z"/>
                <w:noProof/>
              </w:rPr>
            </w:pPr>
          </w:p>
        </w:tc>
      </w:tr>
      <w:tr w:rsidR="003F64BD" w:rsidTr="007D0888">
        <w:trPr>
          <w:trHeight w:val="5608"/>
          <w:ins w:id="239" w:author="Microsoft Office User" w:date="2019-01-18T14:03:00Z"/>
        </w:trPr>
        <w:tc>
          <w:tcPr>
            <w:tcW w:w="9628" w:type="dxa"/>
            <w:gridSpan w:val="2"/>
          </w:tcPr>
          <w:p w:rsidR="003F64BD" w:rsidRDefault="003F64BD" w:rsidP="00534592">
            <w:pPr>
              <w:rPr>
                <w:ins w:id="240" w:author="Microsoft Office User" w:date="2019-01-18T14:03:00Z"/>
                <w:noProof/>
              </w:rPr>
            </w:pPr>
            <w:ins w:id="241" w:author="Microsoft Office User" w:date="2019-01-18T13:45:00Z">
              <w:r>
                <w:rPr>
                  <w:noProof/>
                </w:rPr>
                <mc:AlternateContent>
                  <mc:Choice Requires="wps">
                    <w:drawing>
                      <wp:anchor distT="0" distB="0" distL="114300" distR="114300" simplePos="0" relativeHeight="251674624" behindDoc="0" locked="0" layoutInCell="1" allowOverlap="1" wp14:anchorId="0F6FCC2A" wp14:editId="4EF81770">
                        <wp:simplePos x="0" y="0"/>
                        <wp:positionH relativeFrom="column">
                          <wp:posOffset>630555</wp:posOffset>
                        </wp:positionH>
                        <wp:positionV relativeFrom="paragraph">
                          <wp:posOffset>2800350</wp:posOffset>
                        </wp:positionV>
                        <wp:extent cx="1464310" cy="635"/>
                        <wp:effectExtent l="0" t="0" r="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1464310" cy="635"/>
                                </a:xfrm>
                                <a:prstGeom prst="rect">
                                  <a:avLst/>
                                </a:prstGeom>
                                <a:solidFill>
                                  <a:prstClr val="white"/>
                                </a:solidFill>
                                <a:ln>
                                  <a:noFill/>
                                </a:ln>
                              </wps:spPr>
                              <wps:txbx>
                                <w:txbxContent>
                                  <w:p w:rsidR="007D0888" w:rsidRPr="00BF2E5D" w:rsidRDefault="007D0888">
                                    <w:pPr>
                                      <w:pStyle w:val="Didascalia"/>
                                      <w:rPr>
                                        <w:noProof/>
                                      </w:rPr>
                                      <w:pPrChange w:id="242" w:author="Microsoft Office User" w:date="2019-01-18T13:45:00Z">
                                        <w:pPr/>
                                      </w:pPrChange>
                                    </w:pPr>
                                    <w:ins w:id="243" w:author="Microsoft Office User" w:date="2019-01-18T13:45:00Z">
                                      <w:r>
                                        <w:t xml:space="preserve">Figura </w:t>
                                      </w:r>
                                      <w:r>
                                        <w:fldChar w:fldCharType="begin"/>
                                      </w:r>
                                      <w:r>
                                        <w:instrText xml:space="preserve"> SEQ Figura \* ARABIC </w:instrText>
                                      </w:r>
                                    </w:ins>
                                    <w:r>
                                      <w:fldChar w:fldCharType="separate"/>
                                    </w:r>
                                    <w:ins w:id="244" w:author="Microsoft Office User" w:date="2019-01-18T13:45:00Z">
                                      <w:r>
                                        <w:rPr>
                                          <w:noProof/>
                                        </w:rPr>
                                        <w:t>7</w:t>
                                      </w:r>
                                      <w:r>
                                        <w:fldChar w:fldCharType="end"/>
                                      </w:r>
                                      <w:r>
                                        <w:t>: LCD, schema elettrico</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FCC2A" id="Casella di testo 14" o:spid="_x0000_s1029" type="#_x0000_t202" style="position:absolute;margin-left:49.65pt;margin-top:220.5pt;width:115.3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" stroked="f">
                        <v:textbox style="mso-fit-shape-to-text:t" inset="0,0,0,0">
                          <w:txbxContent>
                            <w:p w:rsidR="007D0888" w:rsidRPr="00BF2E5D" w:rsidRDefault="007D0888">
                              <w:pPr>
                                <w:pStyle w:val="Didascalia"/>
                                <w:rPr>
                                  <w:noProof/>
                                </w:rPr>
                                <w:pPrChange w:id="245" w:author="Microsoft Office User" w:date="2019-01-18T13:45:00Z">
                                  <w:pPr/>
                                </w:pPrChange>
                              </w:pPr>
                              <w:ins w:id="246" w:author="Microsoft Office User" w:date="2019-01-18T13:45:00Z">
                                <w:r>
                                  <w:t xml:space="preserve">Figura </w:t>
                                </w:r>
                                <w:r>
                                  <w:fldChar w:fldCharType="begin"/>
                                </w:r>
                                <w:r>
                                  <w:instrText xml:space="preserve"> SEQ Figura \* ARABIC </w:instrText>
                                </w:r>
                              </w:ins>
                              <w:r>
                                <w:fldChar w:fldCharType="separate"/>
                              </w:r>
                              <w:ins w:id="247" w:author="Microsoft Office User" w:date="2019-01-18T13:45:00Z">
                                <w:r>
                                  <w:rPr>
                                    <w:noProof/>
                                  </w:rPr>
                                  <w:t>7</w:t>
                                </w:r>
                                <w:r>
                                  <w:fldChar w:fldCharType="end"/>
                                </w:r>
                                <w:r>
                                  <w:t>: LCD, schema elettrico</w:t>
                                </w:r>
                              </w:ins>
                            </w:p>
                          </w:txbxContent>
                        </v:textbox>
                        <w10:wrap type="square"/>
                      </v:shape>
                    </w:pict>
                  </mc:Fallback>
                </mc:AlternateContent>
              </w:r>
            </w:ins>
            <w:ins w:id="248" w:author="Microsoft Office User" w:date="2019-01-18T13:43:00Z">
              <w:r w:rsidRPr="005F3563">
                <w:rPr>
                  <w:noProof/>
                </w:rPr>
                <w:drawing>
                  <wp:anchor distT="0" distB="0" distL="114300" distR="114300" simplePos="0" relativeHeight="251673600" behindDoc="0" locked="0" layoutInCell="1" allowOverlap="1" wp14:anchorId="1EA7F5A9" wp14:editId="2C88234C">
                    <wp:simplePos x="0" y="0"/>
                    <wp:positionH relativeFrom="column">
                      <wp:posOffset>-65194</wp:posOffset>
                    </wp:positionH>
                    <wp:positionV relativeFrom="paragraph">
                      <wp:posOffset>75988</wp:posOffset>
                    </wp:positionV>
                    <wp:extent cx="3041015" cy="2724150"/>
                    <wp:effectExtent l="0" t="0" r="0" b="635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1015" cy="2724150"/>
                            </a:xfrm>
                            <a:prstGeom prst="rect">
                              <a:avLst/>
                            </a:prstGeom>
                          </pic:spPr>
                        </pic:pic>
                      </a:graphicData>
                    </a:graphic>
                    <wp14:sizeRelH relativeFrom="page">
                      <wp14:pctWidth>0</wp14:pctWidth>
                    </wp14:sizeRelH>
                    <wp14:sizeRelV relativeFrom="page">
                      <wp14:pctHeight>0</wp14:pctHeight>
                    </wp14:sizeRelV>
                  </wp:anchor>
                </w:drawing>
              </w:r>
            </w:ins>
            <w:ins w:id="249" w:author="Microsoft Office User" w:date="2019-01-18T14:06:00Z">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Pr>
                  <w:noProof/>
                </w:rPr>
                <w:t>Schema ele</w:t>
              </w:r>
            </w:ins>
            <w:ins w:id="250" w:author="Microsoft Office User" w:date="2019-01-18T14:07:00Z">
              <w:r w:rsidR="00F641FB">
                <w:rPr>
                  <w:noProof/>
                </w:rPr>
                <w:t>ttrico del circuito “LED”.</w:t>
              </w:r>
            </w:ins>
            <w:ins w:id="251" w:author="Microsoft Office User" w:date="2019-01-18T14:06:00Z">
              <w:r w:rsidR="00F641FB">
                <w:rPr>
                  <w:noProof/>
                </w:rPr>
                <w:t xml:space="preserve"> </w:t>
              </w:r>
            </w:ins>
          </w:p>
        </w:tc>
      </w:tr>
    </w:tbl>
    <w:p w:rsidR="00422EAB" w:rsidRDefault="00422EAB" w:rsidP="00620991">
      <w:pPr>
        <w:pStyle w:val="Titolo2"/>
        <w:rPr>
          <w:ins w:id="252" w:author="Microsoft Office User" w:date="2019-01-18T14:11:00Z"/>
        </w:rPr>
      </w:pPr>
      <w:bookmarkStart w:id="253" w:name="_Toc429059812"/>
      <w:bookmarkStart w:id="254" w:name="_Toc491247142"/>
      <w:ins w:id="255" w:author="Microsoft Office User" w:date="2019-01-18T14:11:00Z">
        <w:r>
          <w:br w:type="page"/>
        </w:r>
      </w:ins>
    </w:p>
    <w:p w:rsidR="00620991" w:rsidRPr="00D03EA1" w:rsidRDefault="00620991" w:rsidP="00620991">
      <w:pPr>
        <w:pStyle w:val="Titolo2"/>
      </w:pPr>
      <w:r w:rsidRPr="00D03EA1">
        <w:lastRenderedPageBreak/>
        <w:t>Design procedurale</w:t>
      </w:r>
      <w:bookmarkEnd w:id="253"/>
      <w:bookmarkEnd w:id="254"/>
    </w:p>
    <w:p w:rsidR="002257B2" w:rsidRDefault="00D67C44" w:rsidP="00620991">
      <w:pPr>
        <w:rPr>
          <w:lang w:val="it-IT"/>
        </w:rPr>
      </w:pPr>
      <w:r>
        <w:rPr>
          <w:lang w:val="it-IT"/>
        </w:rPr>
        <w:t>Classe Button (</w:t>
      </w:r>
      <w:proofErr w:type="spellStart"/>
      <w:r w:rsidR="002257B2">
        <w:rPr>
          <w:lang w:val="it-IT"/>
        </w:rPr>
        <w:t>ButtonLib</w:t>
      </w:r>
      <w:proofErr w:type="spellEnd"/>
      <w:r>
        <w:rPr>
          <w:lang w:val="it-IT"/>
        </w:rPr>
        <w:t>)</w:t>
      </w:r>
      <w:r w:rsidR="002257B2">
        <w:rPr>
          <w:lang w:val="it-IT"/>
        </w:rPr>
        <w:t>:</w:t>
      </w:r>
    </w:p>
    <w:p w:rsidR="002257B2" w:rsidRDefault="002257B2" w:rsidP="002257B2">
      <w:pPr>
        <w:pStyle w:val="Paragrafoelenco"/>
        <w:numPr>
          <w:ilvl w:val="0"/>
          <w:numId w:val="31"/>
        </w:numPr>
        <w:rPr>
          <w:lang w:val="it-IT"/>
        </w:rPr>
      </w:pPr>
      <w:r>
        <w:rPr>
          <w:lang w:val="it-IT"/>
        </w:rPr>
        <w:t>button.cpp</w:t>
      </w:r>
    </w:p>
    <w:p w:rsidR="002257B2" w:rsidRDefault="002257B2" w:rsidP="002257B2">
      <w:pPr>
        <w:pStyle w:val="Paragrafoelenco"/>
        <w:numPr>
          <w:ilvl w:val="0"/>
          <w:numId w:val="31"/>
        </w:numPr>
        <w:rPr>
          <w:lang w:val="it-IT"/>
        </w:rPr>
      </w:pPr>
      <w:proofErr w:type="spellStart"/>
      <w:r>
        <w:rPr>
          <w:lang w:val="it-IT"/>
        </w:rPr>
        <w:t>button.h</w:t>
      </w:r>
      <w:proofErr w:type="spellEnd"/>
    </w:p>
    <w:p w:rsidR="002257B2" w:rsidRDefault="002257B2" w:rsidP="002257B2">
      <w:pPr>
        <w:pStyle w:val="Paragrafoelenco"/>
        <w:numPr>
          <w:ilvl w:val="0"/>
          <w:numId w:val="31"/>
        </w:numPr>
        <w:rPr>
          <w:lang w:val="it-IT"/>
        </w:rPr>
      </w:pPr>
      <w:r>
        <w:rPr>
          <w:lang w:val="it-IT"/>
        </w:rPr>
        <w:t>keywords.txt</w:t>
      </w:r>
    </w:p>
    <w:p w:rsidR="000647C3" w:rsidRPr="000647C3" w:rsidRDefault="000647C3" w:rsidP="000647C3">
      <w:pPr>
        <w:ind w:left="360"/>
        <w:rPr>
          <w:lang w:val="it-IT"/>
        </w:rPr>
      </w:pPr>
      <w:r>
        <w:rPr>
          <w:lang w:val="it-IT"/>
        </w:rPr>
        <w:t xml:space="preserve">Metodi: </w:t>
      </w:r>
    </w:p>
    <w:p w:rsidR="00FE2FC6" w:rsidRPr="00962753" w:rsidRDefault="00FE2FC6" w:rsidP="000647C3">
      <w:pPr>
        <w:pStyle w:val="Paragrafoelenco"/>
        <w:numPr>
          <w:ilvl w:val="1"/>
          <w:numId w:val="31"/>
        </w:numPr>
        <w:ind w:left="993"/>
      </w:pPr>
      <w:r w:rsidRPr="00962753">
        <w:t>Button(int pin)</w:t>
      </w:r>
      <w:r w:rsidR="00962753" w:rsidRPr="00962753">
        <w:t>, che ista</w:t>
      </w:r>
      <w:r w:rsidR="00962753">
        <w:t>nzia nuovi oggetti di tipo Button</w:t>
      </w:r>
      <w:r w:rsidR="00CF658D">
        <w:t xml:space="preserve">, accettando come parametro il numero del pin da cui leggere </w:t>
      </w:r>
      <w:r w:rsidR="00C3238A">
        <w:t>lo stato del bottone</w:t>
      </w:r>
    </w:p>
    <w:p w:rsidR="00FE2FC6" w:rsidRDefault="00FE2FC6" w:rsidP="000647C3">
      <w:pPr>
        <w:pStyle w:val="Paragrafoelenco"/>
        <w:numPr>
          <w:ilvl w:val="1"/>
          <w:numId w:val="31"/>
        </w:numPr>
        <w:ind w:left="993"/>
        <w:rPr>
          <w:lang w:val="it-IT"/>
        </w:rPr>
      </w:pPr>
      <w:proofErr w:type="spellStart"/>
      <w:r w:rsidRPr="00FE2FC6">
        <w:rPr>
          <w:lang w:val="it-IT"/>
        </w:rPr>
        <w:t>bool</w:t>
      </w:r>
      <w:proofErr w:type="spellEnd"/>
      <w:r w:rsidRPr="00FE2FC6">
        <w:rPr>
          <w:lang w:val="it-IT"/>
        </w:rPr>
        <w:t xml:space="preserve"> </w:t>
      </w:r>
      <w:proofErr w:type="spellStart"/>
      <w:proofErr w:type="gramStart"/>
      <w:r w:rsidRPr="00FE2FC6">
        <w:rPr>
          <w:lang w:val="it-IT"/>
        </w:rPr>
        <w:t>getState</w:t>
      </w:r>
      <w:proofErr w:type="spellEnd"/>
      <w:r w:rsidRPr="00FE2FC6">
        <w:rPr>
          <w:lang w:val="it-IT"/>
        </w:rPr>
        <w:t>(</w:t>
      </w:r>
      <w:proofErr w:type="gramEnd"/>
      <w:r w:rsidRPr="00FE2FC6">
        <w:rPr>
          <w:lang w:val="it-IT"/>
        </w:rPr>
        <w:t>)</w:t>
      </w:r>
      <w:r w:rsidR="00962753">
        <w:rPr>
          <w:lang w:val="it-IT"/>
        </w:rPr>
        <w:t>, che ottiene lo stato del bottone: 1 se premuto, 0 se non premuto.</w:t>
      </w:r>
    </w:p>
    <w:p w:rsidR="002257B2" w:rsidRPr="002257B2" w:rsidRDefault="002257B2" w:rsidP="002257B2">
      <w:pPr>
        <w:rPr>
          <w:lang w:val="it-IT"/>
        </w:rPr>
      </w:pPr>
    </w:p>
    <w:p w:rsidR="002257B2" w:rsidRDefault="00703787" w:rsidP="002257B2">
      <w:pPr>
        <w:rPr>
          <w:lang w:val="it-IT"/>
        </w:rPr>
      </w:pPr>
      <w:r>
        <w:rPr>
          <w:lang w:val="it-IT"/>
        </w:rPr>
        <w:t>Classe Led (</w:t>
      </w:r>
      <w:proofErr w:type="spellStart"/>
      <w:r w:rsidR="002257B2">
        <w:rPr>
          <w:lang w:val="it-IT"/>
        </w:rPr>
        <w:t>LedLib</w:t>
      </w:r>
      <w:proofErr w:type="spellEnd"/>
      <w:r>
        <w:rPr>
          <w:lang w:val="it-IT"/>
        </w:rPr>
        <w:t>)</w:t>
      </w:r>
      <w:r w:rsidR="002257B2">
        <w:rPr>
          <w:lang w:val="it-IT"/>
        </w:rPr>
        <w:t>:</w:t>
      </w:r>
    </w:p>
    <w:p w:rsidR="002257B2" w:rsidRDefault="002257B2" w:rsidP="002257B2">
      <w:pPr>
        <w:pStyle w:val="Paragrafoelenco"/>
        <w:numPr>
          <w:ilvl w:val="0"/>
          <w:numId w:val="33"/>
        </w:numPr>
        <w:rPr>
          <w:lang w:val="it-IT"/>
        </w:rPr>
      </w:pPr>
      <w:r>
        <w:rPr>
          <w:lang w:val="it-IT"/>
        </w:rPr>
        <w:t>led.cpp</w:t>
      </w:r>
    </w:p>
    <w:p w:rsidR="002257B2" w:rsidRDefault="002257B2" w:rsidP="002257B2">
      <w:pPr>
        <w:pStyle w:val="Paragrafoelenco"/>
        <w:numPr>
          <w:ilvl w:val="0"/>
          <w:numId w:val="33"/>
        </w:numPr>
        <w:rPr>
          <w:lang w:val="it-IT"/>
        </w:rPr>
      </w:pPr>
      <w:proofErr w:type="spellStart"/>
      <w:r>
        <w:rPr>
          <w:lang w:val="it-IT"/>
        </w:rPr>
        <w:t>led.h</w:t>
      </w:r>
      <w:proofErr w:type="spellEnd"/>
    </w:p>
    <w:p w:rsidR="002257B2" w:rsidRDefault="002257B2" w:rsidP="002257B2">
      <w:pPr>
        <w:pStyle w:val="Paragrafoelenco"/>
        <w:numPr>
          <w:ilvl w:val="0"/>
          <w:numId w:val="33"/>
        </w:numPr>
        <w:rPr>
          <w:lang w:val="it-IT"/>
        </w:rPr>
      </w:pPr>
      <w:r>
        <w:rPr>
          <w:lang w:val="it-IT"/>
        </w:rPr>
        <w:t>keywords.txt</w:t>
      </w:r>
    </w:p>
    <w:p w:rsidR="000647C3" w:rsidRDefault="000647C3" w:rsidP="000647C3">
      <w:pPr>
        <w:ind w:firstLine="360"/>
        <w:rPr>
          <w:lang w:val="it-IT"/>
        </w:rPr>
      </w:pPr>
      <w:r>
        <w:rPr>
          <w:lang w:val="it-IT"/>
        </w:rPr>
        <w:t>Metodi:</w:t>
      </w:r>
    </w:p>
    <w:p w:rsidR="000647C3" w:rsidRPr="000647C3" w:rsidRDefault="000647C3" w:rsidP="000647C3">
      <w:pPr>
        <w:pStyle w:val="Paragrafoelenco"/>
        <w:numPr>
          <w:ilvl w:val="0"/>
          <w:numId w:val="36"/>
        </w:numPr>
      </w:pPr>
      <w:r w:rsidRPr="000647C3">
        <w:t>Led(int pin), che istanzia n</w:t>
      </w:r>
      <w:r>
        <w:t>uovi oggetti di tipo Led</w:t>
      </w:r>
      <w:r w:rsidR="0003641C">
        <w:t>, accettando come parametro il numero del pin al quale è collegato il LED</w:t>
      </w:r>
    </w:p>
    <w:p w:rsidR="000647C3" w:rsidRPr="000647C3" w:rsidRDefault="000647C3" w:rsidP="000647C3">
      <w:pPr>
        <w:pStyle w:val="Paragrafoelenco"/>
        <w:numPr>
          <w:ilvl w:val="0"/>
          <w:numId w:val="36"/>
        </w:numPr>
      </w:pPr>
      <w:r w:rsidRPr="000647C3">
        <w:t>void on(), che imposta l</w:t>
      </w:r>
      <w:r>
        <w:t>o stato del LED a 1: acceso</w:t>
      </w:r>
    </w:p>
    <w:p w:rsidR="000647C3" w:rsidRPr="000647C3" w:rsidRDefault="000647C3" w:rsidP="000647C3">
      <w:pPr>
        <w:pStyle w:val="Paragrafoelenco"/>
        <w:numPr>
          <w:ilvl w:val="0"/>
          <w:numId w:val="36"/>
        </w:numPr>
      </w:pPr>
      <w:r w:rsidRPr="000647C3">
        <w:t>void off(), che imposta l</w:t>
      </w:r>
      <w:r>
        <w:t>o stato del LED a 0: spento</w:t>
      </w:r>
    </w:p>
    <w:p w:rsidR="000647C3" w:rsidRPr="000647C3" w:rsidRDefault="000647C3" w:rsidP="000647C3">
      <w:pPr>
        <w:pStyle w:val="Paragrafoelenco"/>
        <w:numPr>
          <w:ilvl w:val="0"/>
          <w:numId w:val="36"/>
        </w:numPr>
      </w:pPr>
      <w:r w:rsidRPr="000647C3">
        <w:t xml:space="preserve">void toggle(), che </w:t>
      </w:r>
      <w:r>
        <w:t>inverte lo stato del LED: da acceso a spento e da spento ad acceso</w:t>
      </w:r>
    </w:p>
    <w:p w:rsidR="000647C3" w:rsidRPr="000647C3" w:rsidRDefault="000647C3" w:rsidP="000647C3">
      <w:pPr>
        <w:pStyle w:val="Paragrafoelenco"/>
        <w:numPr>
          <w:ilvl w:val="0"/>
          <w:numId w:val="36"/>
        </w:numPr>
      </w:pPr>
      <w:r w:rsidRPr="000647C3">
        <w:t>void setState(bool state), che imposta lo</w:t>
      </w:r>
      <w:r>
        <w:t xml:space="preserve"> stato del LED al valore passato come parametro, ‘true’ lo accende e ‘false’ lo spegne</w:t>
      </w:r>
    </w:p>
    <w:p w:rsidR="000647C3" w:rsidRPr="000647C3" w:rsidRDefault="000647C3" w:rsidP="000647C3">
      <w:pPr>
        <w:pStyle w:val="Paragrafoelenco"/>
        <w:numPr>
          <w:ilvl w:val="0"/>
          <w:numId w:val="36"/>
        </w:numPr>
      </w:pPr>
      <w:r w:rsidRPr="000647C3">
        <w:t>void setAnalogState(int value), che i</w:t>
      </w:r>
      <w:r>
        <w:t>mposta lo stato del LED con un valore analogico, da 0 a 1023</w:t>
      </w:r>
    </w:p>
    <w:p w:rsidR="002257B2" w:rsidRPr="000647C3" w:rsidRDefault="000647C3" w:rsidP="000647C3">
      <w:pPr>
        <w:pStyle w:val="Paragrafoelenco"/>
        <w:numPr>
          <w:ilvl w:val="0"/>
          <w:numId w:val="36"/>
        </w:numPr>
      </w:pPr>
      <w:r>
        <w:t>bool getState(), che restituisce lo stato del LED, ‘true’ è acceso e ‘false’ è spento</w:t>
      </w:r>
    </w:p>
    <w:p w:rsidR="000647C3" w:rsidRPr="000647C3" w:rsidRDefault="000647C3" w:rsidP="002257B2"/>
    <w:p w:rsidR="002257B2" w:rsidRDefault="00703787" w:rsidP="002257B2">
      <w:pPr>
        <w:rPr>
          <w:lang w:val="it-IT"/>
        </w:rPr>
      </w:pPr>
      <w:r>
        <w:rPr>
          <w:lang w:val="it-IT"/>
        </w:rPr>
        <w:t xml:space="preserve">Classe </w:t>
      </w:r>
      <w:proofErr w:type="spellStart"/>
      <w:r>
        <w:rPr>
          <w:lang w:val="it-IT"/>
        </w:rPr>
        <w:t>Photocell</w:t>
      </w:r>
      <w:proofErr w:type="spellEnd"/>
      <w:r>
        <w:rPr>
          <w:lang w:val="it-IT"/>
        </w:rPr>
        <w:t xml:space="preserve"> (</w:t>
      </w:r>
      <w:proofErr w:type="spellStart"/>
      <w:r>
        <w:rPr>
          <w:lang w:val="it-IT"/>
        </w:rPr>
        <w:t>PhotocellLib</w:t>
      </w:r>
      <w:proofErr w:type="spellEnd"/>
      <w:r>
        <w:rPr>
          <w:lang w:val="it-IT"/>
        </w:rPr>
        <w:t>)</w:t>
      </w:r>
      <w:r w:rsidR="002257B2">
        <w:rPr>
          <w:lang w:val="it-IT"/>
        </w:rPr>
        <w:t>:</w:t>
      </w:r>
    </w:p>
    <w:p w:rsidR="002257B2" w:rsidRDefault="002257B2" w:rsidP="002257B2">
      <w:pPr>
        <w:pStyle w:val="Paragrafoelenco"/>
        <w:numPr>
          <w:ilvl w:val="0"/>
          <w:numId w:val="34"/>
        </w:numPr>
        <w:rPr>
          <w:lang w:val="it-IT"/>
        </w:rPr>
      </w:pPr>
      <w:r>
        <w:rPr>
          <w:lang w:val="it-IT"/>
        </w:rPr>
        <w:t>photocell.cpp</w:t>
      </w:r>
    </w:p>
    <w:p w:rsidR="002257B2" w:rsidRDefault="002257B2" w:rsidP="002257B2">
      <w:pPr>
        <w:pStyle w:val="Paragrafoelenco"/>
        <w:numPr>
          <w:ilvl w:val="0"/>
          <w:numId w:val="34"/>
        </w:numPr>
        <w:rPr>
          <w:lang w:val="it-IT"/>
        </w:rPr>
      </w:pPr>
      <w:proofErr w:type="spellStart"/>
      <w:r>
        <w:rPr>
          <w:lang w:val="it-IT"/>
        </w:rPr>
        <w:t>photocell.h</w:t>
      </w:r>
      <w:proofErr w:type="spellEnd"/>
    </w:p>
    <w:p w:rsidR="002257B2" w:rsidRDefault="002257B2" w:rsidP="002257B2">
      <w:pPr>
        <w:pStyle w:val="Paragrafoelenco"/>
        <w:numPr>
          <w:ilvl w:val="0"/>
          <w:numId w:val="34"/>
        </w:numPr>
        <w:rPr>
          <w:lang w:val="it-IT"/>
        </w:rPr>
      </w:pPr>
      <w:r>
        <w:rPr>
          <w:lang w:val="it-IT"/>
        </w:rPr>
        <w:t>keywords.txt</w:t>
      </w:r>
    </w:p>
    <w:p w:rsidR="00220664" w:rsidRDefault="00220664" w:rsidP="00220664">
      <w:pPr>
        <w:ind w:left="360"/>
        <w:rPr>
          <w:lang w:val="it-IT"/>
        </w:rPr>
      </w:pPr>
      <w:r>
        <w:rPr>
          <w:lang w:val="it-IT"/>
        </w:rPr>
        <w:t>Metodi:</w:t>
      </w:r>
    </w:p>
    <w:p w:rsidR="00220664" w:rsidRPr="00220664" w:rsidRDefault="00220664" w:rsidP="00220664">
      <w:pPr>
        <w:pStyle w:val="Paragrafoelenco"/>
        <w:numPr>
          <w:ilvl w:val="0"/>
          <w:numId w:val="37"/>
        </w:numPr>
      </w:pPr>
      <w:r w:rsidRPr="00220664">
        <w:t>Photocell(int pin), che istanzi</w:t>
      </w:r>
      <w:r>
        <w:t>a nuovi oggetti di tipo Photocell</w:t>
      </w:r>
      <w:r w:rsidR="00B826FB">
        <w:t>, accettando come parametro il numero del pin</w:t>
      </w:r>
      <w:r w:rsidR="004C7F30">
        <w:t xml:space="preserve"> da cui leggere il valore restituito dalla fotocellula</w:t>
      </w:r>
    </w:p>
    <w:p w:rsidR="00220664" w:rsidRPr="00220664" w:rsidRDefault="00220664" w:rsidP="00220664">
      <w:pPr>
        <w:pStyle w:val="Paragrafoelenco"/>
        <w:numPr>
          <w:ilvl w:val="0"/>
          <w:numId w:val="37"/>
        </w:numPr>
      </w:pPr>
      <w:r w:rsidRPr="00220664">
        <w:t xml:space="preserve">int getLux(), che restituisce </w:t>
      </w:r>
      <w:r>
        <w:t>il valore della luminosità rilevato dalla fotocellula, da 0 a 1023</w:t>
      </w:r>
    </w:p>
    <w:p w:rsidR="002257B2" w:rsidRPr="00DE5797" w:rsidDel="00DE5797" w:rsidRDefault="002257B2" w:rsidP="00620991">
      <w:pPr>
        <w:rPr>
          <w:del w:id="256" w:author="Microsoft Office User" w:date="2019-01-18T14:15:00Z"/>
          <w:lang w:val="it-IT"/>
          <w:rPrChange w:id="257" w:author="Microsoft Office User" w:date="2019-01-18T14:15:00Z">
            <w:rPr>
              <w:del w:id="258" w:author="Microsoft Office User" w:date="2019-01-18T14:15:00Z"/>
            </w:rPr>
          </w:rPrChange>
        </w:rPr>
      </w:pPr>
    </w:p>
    <w:p w:rsidR="00620991" w:rsidRPr="00D03EA1" w:rsidDel="00DE5797" w:rsidRDefault="00620991" w:rsidP="00620991">
      <w:pPr>
        <w:rPr>
          <w:del w:id="259" w:author="Microsoft Office User" w:date="2019-01-18T14:15:00Z"/>
          <w:lang w:val="it-IT"/>
        </w:rPr>
      </w:pPr>
      <w:del w:id="260" w:author="Microsoft Office User" w:date="2019-01-18T14:15:00Z">
        <w:r w:rsidRPr="00D03EA1" w:rsidDel="00DE5797">
          <w:rPr>
            <w:lang w:val="it-IT"/>
          </w:rPr>
          <w:delText xml:space="preserve">Descrive i concetti </w:delText>
        </w:r>
        <w:r w:rsidDel="00DE5797">
          <w:rPr>
            <w:lang w:val="it-IT"/>
          </w:rPr>
          <w:delText>dettagliati dell’architettura/sviluppo</w:delText>
        </w:r>
        <w:r w:rsidRPr="00D03EA1" w:rsidDel="00DE5797">
          <w:rPr>
            <w:lang w:val="it-IT"/>
          </w:rPr>
          <w:delText xml:space="preserve"> utilizzando ad esempio:</w:delText>
        </w:r>
      </w:del>
    </w:p>
    <w:p w:rsidR="00620991" w:rsidRPr="00D03EA1" w:rsidDel="00DE5797" w:rsidRDefault="00620991" w:rsidP="00620991">
      <w:pPr>
        <w:numPr>
          <w:ilvl w:val="0"/>
          <w:numId w:val="11"/>
        </w:numPr>
        <w:rPr>
          <w:del w:id="261" w:author="Microsoft Office User" w:date="2019-01-18T14:15:00Z"/>
          <w:lang w:val="it-IT"/>
        </w:rPr>
      </w:pPr>
      <w:del w:id="262" w:author="Microsoft Office User" w:date="2019-01-18T14:15:00Z">
        <w:r w:rsidDel="00DE5797">
          <w:rPr>
            <w:lang w:val="it-IT"/>
          </w:rPr>
          <w:delText>Diagrammi di flusso e Nassi.</w:delText>
        </w:r>
      </w:del>
    </w:p>
    <w:p w:rsidR="00620991" w:rsidRPr="00D03EA1" w:rsidDel="00DE5797" w:rsidRDefault="00620991" w:rsidP="00620991">
      <w:pPr>
        <w:numPr>
          <w:ilvl w:val="0"/>
          <w:numId w:val="11"/>
        </w:numPr>
        <w:rPr>
          <w:del w:id="263" w:author="Microsoft Office User" w:date="2019-01-18T14:15:00Z"/>
          <w:lang w:val="it-IT"/>
        </w:rPr>
      </w:pPr>
      <w:del w:id="264" w:author="Microsoft Office User" w:date="2019-01-18T14:15:00Z">
        <w:r w:rsidDel="00DE5797">
          <w:rPr>
            <w:lang w:val="it-IT"/>
          </w:rPr>
          <w:delText>Tabelle.</w:delText>
        </w:r>
      </w:del>
    </w:p>
    <w:p w:rsidR="00620991" w:rsidDel="00DE5797" w:rsidRDefault="00620991" w:rsidP="00620991">
      <w:pPr>
        <w:numPr>
          <w:ilvl w:val="0"/>
          <w:numId w:val="11"/>
        </w:numPr>
        <w:rPr>
          <w:del w:id="265" w:author="Microsoft Office User" w:date="2019-01-18T14:15:00Z"/>
          <w:lang w:val="it-IT"/>
        </w:rPr>
      </w:pPr>
      <w:del w:id="266" w:author="Microsoft Office User" w:date="2019-01-18T14:15:00Z">
        <w:r w:rsidDel="00DE5797">
          <w:rPr>
            <w:lang w:val="it-IT"/>
          </w:rPr>
          <w:delText>Classi e metodi.</w:delText>
        </w:r>
      </w:del>
    </w:p>
    <w:p w:rsidR="00620991" w:rsidDel="00DE5797" w:rsidRDefault="00620991" w:rsidP="00620991">
      <w:pPr>
        <w:numPr>
          <w:ilvl w:val="0"/>
          <w:numId w:val="11"/>
        </w:numPr>
        <w:rPr>
          <w:del w:id="267" w:author="Microsoft Office User" w:date="2019-01-18T14:15:00Z"/>
          <w:lang w:val="it-IT"/>
        </w:rPr>
      </w:pPr>
      <w:del w:id="268" w:author="Microsoft Office User" w:date="2019-01-18T14:15:00Z">
        <w:r w:rsidDel="00DE5797">
          <w:rPr>
            <w:lang w:val="it-IT"/>
          </w:rPr>
          <w:delText>Tabelle di routing</w:delText>
        </w:r>
      </w:del>
    </w:p>
    <w:p w:rsidR="00620991" w:rsidRPr="00D03EA1" w:rsidDel="00DE5797" w:rsidRDefault="00620991" w:rsidP="00620991">
      <w:pPr>
        <w:numPr>
          <w:ilvl w:val="0"/>
          <w:numId w:val="11"/>
        </w:numPr>
        <w:rPr>
          <w:del w:id="269" w:author="Microsoft Office User" w:date="2019-01-18T14:15:00Z"/>
          <w:lang w:val="it-IT"/>
        </w:rPr>
      </w:pPr>
      <w:del w:id="270" w:author="Microsoft Office User" w:date="2019-01-18T14:15:00Z">
        <w:r w:rsidDel="00DE5797">
          <w:rPr>
            <w:lang w:val="it-IT"/>
          </w:rPr>
          <w:delText>Diritti di accesso a condivisioni …</w:delText>
        </w:r>
      </w:del>
    </w:p>
    <w:p w:rsidR="00620991" w:rsidDel="00DE5797" w:rsidRDefault="00620991" w:rsidP="00620991">
      <w:pPr>
        <w:rPr>
          <w:del w:id="271" w:author="Microsoft Office User" w:date="2019-01-18T14:15:00Z"/>
          <w:lang w:val="it-IT"/>
        </w:rPr>
      </w:pPr>
    </w:p>
    <w:p w:rsidR="00620991" w:rsidDel="00DE5797" w:rsidRDefault="00620991" w:rsidP="00620991">
      <w:pPr>
        <w:rPr>
          <w:del w:id="272" w:author="Microsoft Office User" w:date="2019-01-18T14:15:00Z"/>
          <w:lang w:val="it-IT"/>
        </w:rPr>
      </w:pPr>
      <w:del w:id="273" w:author="Microsoft Office User" w:date="2019-01-18T14:15:00Z">
        <w:r w:rsidDel="00DE5797">
          <w:rPr>
            <w:lang w:val="it-IT"/>
          </w:rPr>
          <w:delText>Questi</w:delText>
        </w:r>
        <w:r w:rsidRPr="00D03EA1" w:rsidDel="00DE5797">
          <w:rPr>
            <w:lang w:val="it-IT"/>
          </w:rPr>
          <w:delText xml:space="preserve"> documenti permetteranno di rappresentare i dettagli procedurali </w:delText>
        </w:r>
        <w:r w:rsidDel="00DE5797">
          <w:rPr>
            <w:lang w:val="it-IT"/>
          </w:rPr>
          <w:delText>per la realizzazione del prodotto.</w:delText>
        </w:r>
      </w:del>
    </w:p>
    <w:p w:rsidR="00620991" w:rsidRDefault="00620991" w:rsidP="00620991">
      <w:pPr>
        <w:rPr>
          <w:lang w:val="it-IT"/>
        </w:rPr>
      </w:pPr>
    </w:p>
    <w:p w:rsidR="00B33048" w:rsidRPr="00D03EA1" w:rsidRDefault="00B33048" w:rsidP="00B33048">
      <w:pPr>
        <w:rPr>
          <w:lang w:val="it-IT"/>
        </w:rPr>
      </w:pPr>
      <w:r>
        <w:br w:type="page"/>
      </w:r>
    </w:p>
    <w:p w:rsidR="00B33048" w:rsidDel="007D0888" w:rsidRDefault="00B33048" w:rsidP="00B33048">
      <w:pPr>
        <w:pStyle w:val="Titolo1"/>
        <w:pBdr>
          <w:bottom w:val="single" w:sz="4" w:space="1" w:color="auto"/>
        </w:pBdr>
        <w:rPr>
          <w:del w:id="274" w:author="Microsoft Office User" w:date="2019-01-18T14:21:00Z"/>
        </w:rPr>
      </w:pPr>
      <w:bookmarkStart w:id="275" w:name="_Toc461179222"/>
      <w:bookmarkStart w:id="276" w:name="_Toc491247143"/>
      <w:r w:rsidRPr="008937B3">
        <w:lastRenderedPageBreak/>
        <w:t>Implementazione</w:t>
      </w:r>
      <w:bookmarkEnd w:id="275"/>
      <w:bookmarkEnd w:id="276"/>
    </w:p>
    <w:p w:rsidR="007D0888" w:rsidRDefault="007D0888" w:rsidP="007D0888">
      <w:pPr>
        <w:pStyle w:val="Titolo1"/>
        <w:pBdr>
          <w:bottom w:val="single" w:sz="4" w:space="1" w:color="auto"/>
        </w:pBdr>
        <w:rPr>
          <w:ins w:id="277" w:author="Microsoft Office User" w:date="2019-01-18T14:20:00Z"/>
        </w:rPr>
        <w:pPrChange w:id="278" w:author="Microsoft Office User" w:date="2019-01-18T14:21:00Z">
          <w:pPr>
            <w:jc w:val="both"/>
          </w:pPr>
        </w:pPrChange>
      </w:pPr>
    </w:p>
    <w:p w:rsidR="00776A09" w:rsidRPr="00776A09" w:rsidRDefault="00776A09" w:rsidP="00F11A2E">
      <w:pPr>
        <w:jc w:val="both"/>
      </w:pPr>
      <w:r>
        <w:t>Tutte le librerie descritte in seguito importano la libreria</w:t>
      </w:r>
      <w:r w:rsidR="00B3058D">
        <w:t xml:space="preserve"> di Arduino, i cui metodi sono dichiarati nel file header</w:t>
      </w:r>
      <w:r>
        <w:t xml:space="preserve"> ‘Arduino.h’</w:t>
      </w:r>
      <w:r w:rsidR="00B3058D">
        <w:t>.</w:t>
      </w:r>
    </w:p>
    <w:p w:rsidR="00E30B24" w:rsidRDefault="00E30B24" w:rsidP="00502328">
      <w:pPr>
        <w:pStyle w:val="Titolo2"/>
      </w:pPr>
      <w:proofErr w:type="spellStart"/>
      <w:r>
        <w:t>Button</w:t>
      </w:r>
      <w:r w:rsidR="006D4842">
        <w:t>Lib</w:t>
      </w:r>
      <w:proofErr w:type="spellEnd"/>
    </w:p>
    <w:p w:rsidR="008D5FBE" w:rsidRPr="00776A09" w:rsidRDefault="008D5FBE" w:rsidP="00D0301D">
      <w:pPr>
        <w:jc w:val="both"/>
      </w:pPr>
      <w:r>
        <w:rPr>
          <w:lang w:val="it-IT"/>
        </w:rPr>
        <w:t xml:space="preserve">Questa </w:t>
      </w:r>
      <w:r w:rsidR="006D4842">
        <w:rPr>
          <w:lang w:val="it-IT"/>
        </w:rPr>
        <w:t xml:space="preserve">libreria </w:t>
      </w:r>
      <w:r>
        <w:rPr>
          <w:lang w:val="it-IT"/>
        </w:rPr>
        <w:t>viene usata per controllare lo stato di un bottone</w:t>
      </w:r>
      <w:r w:rsidR="006D4842">
        <w:rPr>
          <w:lang w:val="it-IT"/>
        </w:rPr>
        <w:t xml:space="preserve"> attraverso i metodi presenti nella classe </w:t>
      </w:r>
      <w:r w:rsidR="006D4842" w:rsidRPr="009B3BC2">
        <w:rPr>
          <w:rFonts w:ascii="Consolas" w:hAnsi="Consolas"/>
          <w:lang w:val="it-IT"/>
        </w:rPr>
        <w:t>Button</w:t>
      </w:r>
      <w:r>
        <w:rPr>
          <w:lang w:val="it-IT"/>
        </w:rPr>
        <w:t>, quindi ogni bottone</w:t>
      </w:r>
      <w:r w:rsidR="00BB3282" w:rsidRPr="00BB3282">
        <w:rPr>
          <w:lang w:val="it-IT"/>
        </w:rPr>
        <w:t xml:space="preserve"> </w:t>
      </w:r>
      <w:r w:rsidR="00BB3282">
        <w:rPr>
          <w:lang w:val="it-IT"/>
        </w:rPr>
        <w:t>presente</w:t>
      </w:r>
      <w:r>
        <w:rPr>
          <w:lang w:val="it-IT"/>
        </w:rPr>
        <w:t xml:space="preserve"> all’interno di un circuito dovrà corrispondere ad un’istanza di questa classe</w:t>
      </w:r>
      <w:r w:rsidR="006D4842">
        <w:rPr>
          <w:lang w:val="it-IT"/>
        </w:rPr>
        <w:t>. Questa classe è composta dal file</w:t>
      </w:r>
      <w:r w:rsidR="00776A09">
        <w:t xml:space="preserve"> </w:t>
      </w:r>
      <w:r w:rsidR="00C47B75">
        <w:t>‘button.cpp’, ‘button.h’ e ‘keywords.txt’.</w:t>
      </w:r>
      <w:r w:rsidR="00546FA2">
        <w:t xml:space="preserve"> La libreria è composta dai seguenti metodi:</w:t>
      </w:r>
    </w:p>
    <w:p w:rsidR="00502328" w:rsidRDefault="00502328" w:rsidP="00502328">
      <w:pPr>
        <w:pStyle w:val="Titolo3"/>
      </w:pPr>
      <w:r>
        <w:t>Costruttore</w:t>
      </w:r>
    </w:p>
    <w:p w:rsidR="00502328" w:rsidRPr="00E53BCF" w:rsidRDefault="00502328" w:rsidP="00502328">
      <w:pPr>
        <w:rPr>
          <w:rFonts w:ascii="Consolas" w:hAnsi="Consolas"/>
          <w:lang w:val="it-IT"/>
        </w:rPr>
      </w:pPr>
      <w:proofErr w:type="gramStart"/>
      <w:r w:rsidRPr="00E53BCF">
        <w:rPr>
          <w:rFonts w:ascii="Consolas" w:hAnsi="Consolas"/>
          <w:lang w:val="it-IT"/>
        </w:rPr>
        <w:t>Button::</w:t>
      </w:r>
      <w:proofErr w:type="gramEnd"/>
      <w:r w:rsidRPr="00E53BCF">
        <w:rPr>
          <w:rFonts w:ascii="Consolas" w:hAnsi="Consolas"/>
          <w:lang w:val="it-IT"/>
        </w:rPr>
        <w:t>Button(</w:t>
      </w:r>
      <w:proofErr w:type="spellStart"/>
      <w:r w:rsidRPr="00E53BCF">
        <w:rPr>
          <w:rFonts w:ascii="Consolas" w:hAnsi="Consolas"/>
          <w:lang w:val="it-IT"/>
        </w:rPr>
        <w:t>int</w:t>
      </w:r>
      <w:proofErr w:type="spellEnd"/>
      <w:r w:rsidRPr="00E53BCF">
        <w:rPr>
          <w:rFonts w:ascii="Consolas" w:hAnsi="Consolas"/>
          <w:lang w:val="it-IT"/>
        </w:rPr>
        <w:t xml:space="preserve"> pin)</w:t>
      </w:r>
    </w:p>
    <w:p w:rsidR="00E53BCF" w:rsidRPr="00502328" w:rsidRDefault="00502328" w:rsidP="00850DE4">
      <w:pPr>
        <w:jc w:val="both"/>
        <w:rPr>
          <w:lang w:val="it-IT"/>
        </w:rPr>
      </w:pPr>
      <w:r>
        <w:rPr>
          <w:lang w:val="it-IT"/>
        </w:rPr>
        <w:t xml:space="preserve">Il metodo costruttore </w:t>
      </w:r>
      <w:r w:rsidRPr="00E53BCF">
        <w:rPr>
          <w:rFonts w:ascii="Consolas" w:hAnsi="Consolas"/>
          <w:lang w:val="it-IT"/>
        </w:rPr>
        <w:t>Button</w:t>
      </w:r>
      <w:r w:rsidR="00E53BCF" w:rsidRPr="00E53BCF">
        <w:rPr>
          <w:rFonts w:cs="Arial"/>
          <w:lang w:val="it-IT"/>
        </w:rPr>
        <w:t xml:space="preserve"> istanzia</w:t>
      </w:r>
      <w:r w:rsidR="00E53BCF">
        <w:rPr>
          <w:rFonts w:cs="Arial"/>
          <w:lang w:val="it-IT"/>
        </w:rPr>
        <w:t xml:space="preserve"> un nuovo oggetto di tipo Button, permettendo di specificare il pin al quale è attaccato il filo che permette di leggere lo stato del bottone.</w:t>
      </w:r>
    </w:p>
    <w:p w:rsidR="00502328" w:rsidRPr="00502328" w:rsidRDefault="00502328" w:rsidP="00502328">
      <w:pPr>
        <w:pStyle w:val="Titolo3"/>
      </w:pPr>
      <w:proofErr w:type="spellStart"/>
      <w:r>
        <w:t>getState</w:t>
      </w:r>
      <w:proofErr w:type="spellEnd"/>
    </w:p>
    <w:p w:rsidR="00502328" w:rsidRDefault="00502328" w:rsidP="00502328">
      <w:pPr>
        <w:rPr>
          <w:rFonts w:ascii="Consolas" w:hAnsi="Consolas"/>
          <w:lang w:val="it-IT"/>
        </w:rPr>
      </w:pPr>
      <w:proofErr w:type="spellStart"/>
      <w:r w:rsidRPr="00502328">
        <w:rPr>
          <w:rFonts w:ascii="Consolas" w:hAnsi="Consolas"/>
          <w:lang w:val="it-IT"/>
        </w:rPr>
        <w:t>bool</w:t>
      </w:r>
      <w:proofErr w:type="spellEnd"/>
      <w:r w:rsidRPr="00502328">
        <w:rPr>
          <w:rFonts w:ascii="Consolas" w:hAnsi="Consolas"/>
          <w:lang w:val="it-IT"/>
        </w:rPr>
        <w:t xml:space="preserve"> </w:t>
      </w:r>
      <w:proofErr w:type="gramStart"/>
      <w:r w:rsidRPr="00502328">
        <w:rPr>
          <w:rFonts w:ascii="Consolas" w:hAnsi="Consolas"/>
          <w:lang w:val="it-IT"/>
        </w:rPr>
        <w:t>Button::</w:t>
      </w:r>
      <w:proofErr w:type="spellStart"/>
      <w:proofErr w:type="gramEnd"/>
      <w:r w:rsidRPr="00502328">
        <w:rPr>
          <w:rFonts w:ascii="Consolas" w:hAnsi="Consolas"/>
          <w:lang w:val="it-IT"/>
        </w:rPr>
        <w:t>getState</w:t>
      </w:r>
      <w:proofErr w:type="spellEnd"/>
      <w:r w:rsidRPr="00502328">
        <w:rPr>
          <w:rFonts w:ascii="Consolas" w:hAnsi="Consolas"/>
          <w:lang w:val="it-IT"/>
        </w:rPr>
        <w:t>()</w:t>
      </w:r>
    </w:p>
    <w:p w:rsidR="00ED0C1B" w:rsidRDefault="00BC2D09" w:rsidP="00FF5886">
      <w:pPr>
        <w:jc w:val="both"/>
        <w:rPr>
          <w:ins w:id="279" w:author="Microsoft Office User" w:date="2019-01-18T14:22:00Z"/>
        </w:rPr>
      </w:pPr>
      <w:r w:rsidRPr="00BC2D09">
        <w:t>Il metodo</w:t>
      </w:r>
      <w:r>
        <w:rPr>
          <w:rFonts w:ascii="Consolas" w:hAnsi="Consolas"/>
          <w:lang w:val="it-IT"/>
        </w:rPr>
        <w:t xml:space="preserve"> </w:t>
      </w:r>
      <w:proofErr w:type="spellStart"/>
      <w:r>
        <w:rPr>
          <w:rFonts w:ascii="Consolas" w:hAnsi="Consolas"/>
          <w:lang w:val="it-IT"/>
        </w:rPr>
        <w:t>getState</w:t>
      </w:r>
      <w:proofErr w:type="spellEnd"/>
      <w:r w:rsidRPr="00BC2D09">
        <w:t xml:space="preserve"> permette di ottenere lo stato del bottone. Esso ritorna, infatti, un valore booleano che può assumere il valore </w:t>
      </w:r>
      <w:proofErr w:type="spellStart"/>
      <w:r>
        <w:rPr>
          <w:rFonts w:ascii="Consolas" w:hAnsi="Consolas"/>
          <w:lang w:val="it-IT"/>
        </w:rPr>
        <w:t>true</w:t>
      </w:r>
      <w:proofErr w:type="spellEnd"/>
      <w:r w:rsidRPr="00BC2D09">
        <w:t xml:space="preserve"> quando il bottone è premuto, oppure </w:t>
      </w:r>
      <w:r>
        <w:rPr>
          <w:rFonts w:ascii="Consolas" w:hAnsi="Consolas"/>
          <w:lang w:val="it-IT"/>
        </w:rPr>
        <w:t>false</w:t>
      </w:r>
      <w:r w:rsidRPr="00BC2D09">
        <w:t xml:space="preserve"> quando il bottone non è premuto</w:t>
      </w:r>
      <w:r w:rsidR="00C75E22">
        <w:t>.</w:t>
      </w:r>
    </w:p>
    <w:p w:rsidR="007D0888" w:rsidRDefault="007D0888" w:rsidP="00FF5886">
      <w:pPr>
        <w:jc w:val="both"/>
        <w:rPr>
          <w:ins w:id="280" w:author="Microsoft Office User" w:date="2019-01-18T14:23:00Z"/>
        </w:rPr>
      </w:pPr>
      <w:ins w:id="281" w:author="Microsoft Office User" w:date="2019-01-18T14:22:00Z">
        <w:r>
          <w:t xml:space="preserve">Il valore viene ricavato attraverso un metodo della librerira Arduino utilizzando il </w:t>
        </w:r>
      </w:ins>
      <w:ins w:id="282" w:author="Microsoft Office User" w:date="2019-01-18T14:23:00Z">
        <w:r>
          <w:t>seguente pezzo di codice:</w:t>
        </w:r>
      </w:ins>
    </w:p>
    <w:p w:rsidR="007D0888" w:rsidRPr="007D0888" w:rsidRDefault="007D0888" w:rsidP="007D08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83" w:author="Microsoft Office User" w:date="2019-01-18T14:23:00Z"/>
          <w:rFonts w:ascii="Courier New" w:hAnsi="Courier New" w:cs="Courier New"/>
          <w:color w:val="000000"/>
          <w:rPrChange w:id="284" w:author="Microsoft Office User" w:date="2019-01-18T14:23:00Z">
            <w:rPr>
              <w:ins w:id="285" w:author="Microsoft Office User" w:date="2019-01-18T14:23:00Z"/>
              <w:rFonts w:ascii="Times New Roman" w:hAnsi="Times New Roman"/>
              <w:sz w:val="24"/>
              <w:szCs w:val="24"/>
            </w:rPr>
          </w:rPrChange>
        </w:rPr>
        <w:pPrChange w:id="286" w:author="Microsoft Office User" w:date="2019-01-18T14:23:00Z">
          <w:pPr/>
        </w:pPrChange>
      </w:pPr>
      <w:ins w:id="287" w:author="Microsoft Office User" w:date="2019-01-18T14:23:00Z">
        <w:r w:rsidRPr="007D0888">
          <w:rPr>
            <w:rFonts w:ascii="Courier New" w:hAnsi="Courier New" w:cs="Courier New"/>
            <w:b/>
            <w:bCs/>
            <w:color w:val="800000"/>
          </w:rPr>
          <w:t>return</w:t>
        </w:r>
        <w:r w:rsidRPr="007D0888">
          <w:rPr>
            <w:rFonts w:ascii="Courier New" w:hAnsi="Courier New" w:cs="Courier New"/>
            <w:color w:val="000000"/>
          </w:rPr>
          <w:t xml:space="preserve"> digitalRead</w:t>
        </w:r>
        <w:r w:rsidRPr="007D0888">
          <w:rPr>
            <w:rFonts w:ascii="Courier New" w:hAnsi="Courier New" w:cs="Courier New"/>
            <w:color w:val="808030"/>
          </w:rPr>
          <w:t>(</w:t>
        </w:r>
        <w:r w:rsidRPr="007D0888">
          <w:rPr>
            <w:rFonts w:ascii="Courier New" w:hAnsi="Courier New" w:cs="Courier New"/>
            <w:color w:val="000000"/>
          </w:rPr>
          <w:t>_pin</w:t>
        </w:r>
        <w:r w:rsidRPr="007D0888">
          <w:rPr>
            <w:rFonts w:ascii="Courier New" w:hAnsi="Courier New" w:cs="Courier New"/>
            <w:color w:val="808030"/>
          </w:rPr>
          <w:t>)</w:t>
        </w:r>
        <w:r w:rsidRPr="007D0888">
          <w:rPr>
            <w:rFonts w:ascii="Courier New" w:hAnsi="Courier New" w:cs="Courier New"/>
            <w:color w:val="800080"/>
          </w:rPr>
          <w:t>;</w:t>
        </w:r>
      </w:ins>
    </w:p>
    <w:p w:rsidR="007D0888" w:rsidRPr="00FF5886" w:rsidDel="007D0888" w:rsidRDefault="007D0888" w:rsidP="00FF5886">
      <w:pPr>
        <w:jc w:val="both"/>
        <w:rPr>
          <w:del w:id="288" w:author="Microsoft Office User" w:date="2019-01-18T14:23:00Z"/>
        </w:rPr>
      </w:pPr>
    </w:p>
    <w:p w:rsidR="00ED0C1B" w:rsidRDefault="009B3BC2" w:rsidP="00ED0C1B">
      <w:pPr>
        <w:pStyle w:val="Titolo2"/>
        <w:rPr>
          <w:lang w:val="it-CH"/>
        </w:rPr>
      </w:pPr>
      <w:r>
        <w:rPr>
          <w:lang w:val="it-CH"/>
        </w:rPr>
        <w:t>LedLib</w:t>
      </w:r>
    </w:p>
    <w:p w:rsidR="009B3BC2" w:rsidRDefault="009B3BC2" w:rsidP="009B3BC2">
      <w:pPr>
        <w:jc w:val="both"/>
      </w:pPr>
      <w:r>
        <w:rPr>
          <w:lang w:val="it-IT"/>
        </w:rPr>
        <w:t xml:space="preserve">Questa libreria viene usata per controllare lo stato di un LED attraverso i metodi presenti nella classe </w:t>
      </w:r>
      <w:r w:rsidRPr="009B3BC2">
        <w:rPr>
          <w:rFonts w:ascii="Consolas" w:hAnsi="Consolas"/>
          <w:lang w:val="it-IT"/>
        </w:rPr>
        <w:t>Led</w:t>
      </w:r>
      <w:r>
        <w:rPr>
          <w:lang w:val="it-IT"/>
        </w:rPr>
        <w:t xml:space="preserve">, quindi ogni </w:t>
      </w:r>
      <w:r w:rsidR="00BB3282">
        <w:rPr>
          <w:lang w:val="it-IT"/>
        </w:rPr>
        <w:t>LED presente</w:t>
      </w:r>
      <w:r>
        <w:rPr>
          <w:lang w:val="it-IT"/>
        </w:rPr>
        <w:t xml:space="preserve"> all’interno di un circuito dovrà corrispondere ad un’istanza di questa classe. Questa classe è composta dal file</w:t>
      </w:r>
      <w:r>
        <w:t xml:space="preserve"> ‘</w:t>
      </w:r>
      <w:r w:rsidR="004E68AE">
        <w:t>led</w:t>
      </w:r>
      <w:r>
        <w:t>.cpp’, ‘</w:t>
      </w:r>
      <w:r w:rsidR="004E68AE">
        <w:t>led</w:t>
      </w:r>
      <w:r>
        <w:t>.h’ e ‘keywords.txt’. La libreria è composta dai seguenti metodi:</w:t>
      </w:r>
    </w:p>
    <w:p w:rsidR="00856D56" w:rsidRDefault="00856D56" w:rsidP="00856D56">
      <w:pPr>
        <w:pStyle w:val="Titolo3"/>
      </w:pPr>
      <w:r>
        <w:t>Costruttore</w:t>
      </w:r>
    </w:p>
    <w:p w:rsidR="00856D56" w:rsidRPr="00856D56" w:rsidRDefault="00856D56" w:rsidP="00856D56">
      <w:pPr>
        <w:rPr>
          <w:rFonts w:ascii="Consolas" w:hAnsi="Consolas"/>
          <w:lang w:val="it-IT"/>
        </w:rPr>
      </w:pPr>
      <w:proofErr w:type="gramStart"/>
      <w:r w:rsidRPr="00856D56">
        <w:rPr>
          <w:rFonts w:ascii="Consolas" w:hAnsi="Consolas"/>
          <w:lang w:val="it-IT"/>
        </w:rPr>
        <w:t>Led::</w:t>
      </w:r>
      <w:proofErr w:type="gramEnd"/>
      <w:r w:rsidRPr="00856D56">
        <w:rPr>
          <w:rFonts w:ascii="Consolas" w:hAnsi="Consolas"/>
          <w:lang w:val="it-IT"/>
        </w:rPr>
        <w:t>Led(</w:t>
      </w:r>
      <w:proofErr w:type="spellStart"/>
      <w:r w:rsidRPr="00856D56">
        <w:rPr>
          <w:rFonts w:ascii="Consolas" w:hAnsi="Consolas"/>
          <w:lang w:val="it-IT"/>
        </w:rPr>
        <w:t>int</w:t>
      </w:r>
      <w:proofErr w:type="spellEnd"/>
      <w:r w:rsidRPr="00856D56">
        <w:rPr>
          <w:rFonts w:ascii="Consolas" w:hAnsi="Consolas"/>
          <w:lang w:val="it-IT"/>
        </w:rPr>
        <w:t xml:space="preserve"> pin)</w:t>
      </w:r>
    </w:p>
    <w:p w:rsidR="003C48BD" w:rsidRPr="00FF5886" w:rsidRDefault="003C48BD" w:rsidP="003C48BD">
      <w:pPr>
        <w:jc w:val="both"/>
        <w:rPr>
          <w:rFonts w:cs="Arial"/>
          <w:lang w:val="it-IT"/>
        </w:rPr>
      </w:pPr>
      <w:r>
        <w:rPr>
          <w:lang w:val="it-IT"/>
        </w:rPr>
        <w:t xml:space="preserve">Il metodo costruttore </w:t>
      </w:r>
      <w:r>
        <w:rPr>
          <w:rFonts w:ascii="Consolas" w:hAnsi="Consolas"/>
          <w:lang w:val="it-IT"/>
        </w:rPr>
        <w:t>Led</w:t>
      </w:r>
      <w:r w:rsidRPr="00E53BCF">
        <w:rPr>
          <w:rFonts w:cs="Arial"/>
          <w:lang w:val="it-IT"/>
        </w:rPr>
        <w:t xml:space="preserve"> istanzia</w:t>
      </w:r>
      <w:r>
        <w:rPr>
          <w:rFonts w:cs="Arial"/>
          <w:lang w:val="it-IT"/>
        </w:rPr>
        <w:t xml:space="preserve"> un nuovo oggetto di tipo Led, permettendo di specificare il pin al quale è attaccato il filo che permette di leggere e/o scrivere lo stato del LED.</w:t>
      </w:r>
    </w:p>
    <w:p w:rsidR="003C48BD" w:rsidRDefault="003C48BD" w:rsidP="003C48BD">
      <w:pPr>
        <w:pStyle w:val="Titolo3"/>
      </w:pPr>
      <w:bookmarkStart w:id="289" w:name="_Ref532989273"/>
      <w:r>
        <w:t>on</w:t>
      </w:r>
      <w:bookmarkEnd w:id="289"/>
    </w:p>
    <w:p w:rsidR="003C48BD" w:rsidRPr="003C48BD" w:rsidRDefault="003C48BD" w:rsidP="003C48BD">
      <w:pPr>
        <w:rPr>
          <w:rFonts w:ascii="Consolas" w:hAnsi="Consolas"/>
          <w:lang w:val="it-IT"/>
        </w:rPr>
      </w:pPr>
      <w:proofErr w:type="spellStart"/>
      <w:r w:rsidRPr="003C48BD">
        <w:rPr>
          <w:rFonts w:ascii="Consolas" w:hAnsi="Consolas"/>
          <w:lang w:val="it-IT"/>
        </w:rPr>
        <w:t>void</w:t>
      </w:r>
      <w:proofErr w:type="spellEnd"/>
      <w:r w:rsidRPr="003C48BD">
        <w:rPr>
          <w:rFonts w:ascii="Consolas" w:hAnsi="Consolas"/>
          <w:lang w:val="it-IT"/>
        </w:rPr>
        <w:t xml:space="preserve"> </w:t>
      </w:r>
      <w:proofErr w:type="gramStart"/>
      <w:r w:rsidRPr="003C48BD">
        <w:rPr>
          <w:rFonts w:ascii="Consolas" w:hAnsi="Consolas"/>
          <w:lang w:val="it-IT"/>
        </w:rPr>
        <w:t>Led::</w:t>
      </w:r>
      <w:proofErr w:type="gramEnd"/>
      <w:r w:rsidRPr="003C48BD">
        <w:rPr>
          <w:rFonts w:ascii="Consolas" w:hAnsi="Consolas"/>
          <w:lang w:val="it-IT"/>
        </w:rPr>
        <w:t>on()</w:t>
      </w:r>
    </w:p>
    <w:p w:rsidR="00856D56" w:rsidRDefault="003C48BD" w:rsidP="009B3BC2">
      <w:pPr>
        <w:rPr>
          <w:ins w:id="290" w:author="Microsoft Office User" w:date="2019-01-18T14:24:00Z"/>
        </w:rPr>
      </w:pPr>
      <w:r>
        <w:t xml:space="preserve">Il metodo </w:t>
      </w:r>
      <w:r w:rsidRPr="00387707">
        <w:rPr>
          <w:rFonts w:ascii="Consolas" w:hAnsi="Consolas"/>
        </w:rPr>
        <w:t>on</w:t>
      </w:r>
      <w:r>
        <w:t xml:space="preserve"> permette di impostare </w:t>
      </w:r>
      <w:del w:id="291" w:author="Matan Davidi" w:date="2018-12-19T14:06:00Z">
        <w:r w:rsidDel="00F35E7C">
          <w:delText xml:space="preserve">il valore che rappresenta </w:delText>
        </w:r>
      </w:del>
      <w:r>
        <w:t>lo stato del LED a 1, che significa accendere il LED</w:t>
      </w:r>
      <w:r w:rsidR="00BA52ED">
        <w:t xml:space="preserve"> fino al momento in cui non viene spento</w:t>
      </w:r>
      <w:r w:rsidR="001665EE">
        <w:t>.</w:t>
      </w:r>
    </w:p>
    <w:p w:rsidR="007D0888" w:rsidRDefault="007D0888" w:rsidP="009B3BC2">
      <w:pPr>
        <w:rPr>
          <w:ins w:id="292" w:author="Microsoft Office User" w:date="2019-01-18T14:24:00Z"/>
        </w:rPr>
      </w:pPr>
      <w:ins w:id="293" w:author="Microsoft Office User" w:date="2019-01-18T14:24:00Z">
        <w:r>
          <w:t>Questo metodo utilizza il seguente pezzo di codice per richiamare un altro metodo della classe stessa in modo da poter accendere il LED:</w:t>
        </w:r>
      </w:ins>
    </w:p>
    <w:p w:rsidR="007D0888" w:rsidRPr="00DD5772" w:rsidRDefault="00DD5772" w:rsidP="00DD5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Change w:id="294" w:author="Microsoft Office User" w:date="2019-01-18T14:25:00Z">
            <w:rPr/>
          </w:rPrChange>
        </w:rPr>
        <w:pPrChange w:id="295" w:author="Microsoft Office User" w:date="2019-01-18T14:25:00Z">
          <w:pPr/>
        </w:pPrChange>
      </w:pPr>
      <w:ins w:id="296" w:author="Microsoft Office User" w:date="2019-01-18T14:25:00Z">
        <w:r w:rsidRPr="00DD5772">
          <w:rPr>
            <w:rFonts w:ascii="Courier New" w:hAnsi="Courier New" w:cs="Courier New"/>
            <w:color w:val="000000"/>
          </w:rPr>
          <w:t>setState</w:t>
        </w:r>
        <w:r w:rsidRPr="00DD5772">
          <w:rPr>
            <w:rFonts w:ascii="Courier New" w:hAnsi="Courier New" w:cs="Courier New"/>
            <w:color w:val="808030"/>
          </w:rPr>
          <w:t>(</w:t>
        </w:r>
        <w:r w:rsidRPr="00DD5772">
          <w:rPr>
            <w:rFonts w:ascii="Courier New" w:hAnsi="Courier New" w:cs="Courier New"/>
            <w:color w:val="000000"/>
          </w:rPr>
          <w:t>HIGH</w:t>
        </w:r>
        <w:r w:rsidRPr="00DD5772">
          <w:rPr>
            <w:rFonts w:ascii="Courier New" w:hAnsi="Courier New" w:cs="Courier New"/>
            <w:color w:val="808030"/>
          </w:rPr>
          <w:t>)</w:t>
        </w:r>
        <w:r w:rsidRPr="00DD5772">
          <w:rPr>
            <w:rFonts w:ascii="Courier New" w:hAnsi="Courier New" w:cs="Courier New"/>
            <w:color w:val="800080"/>
          </w:rPr>
          <w:t>;</w:t>
        </w:r>
      </w:ins>
    </w:p>
    <w:p w:rsidR="00FF5886" w:rsidRDefault="001860B1" w:rsidP="00DD4E7C">
      <w:pPr>
        <w:pStyle w:val="Titolo3"/>
      </w:pPr>
      <w:bookmarkStart w:id="297" w:name="_Ref532989277"/>
      <w:r>
        <w:t>o</w:t>
      </w:r>
      <w:r w:rsidR="00DD4E7C">
        <w:t>ff</w:t>
      </w:r>
      <w:bookmarkEnd w:id="297"/>
    </w:p>
    <w:p w:rsidR="00DD4E7C" w:rsidRPr="001860B1" w:rsidRDefault="00DD4E7C" w:rsidP="00DD4E7C">
      <w:pPr>
        <w:rPr>
          <w:rFonts w:ascii="Consolas" w:hAnsi="Consolas"/>
          <w:lang w:val="it-IT"/>
        </w:rPr>
      </w:pPr>
      <w:proofErr w:type="spellStart"/>
      <w:r w:rsidRPr="001860B1">
        <w:rPr>
          <w:rFonts w:ascii="Consolas" w:hAnsi="Consolas"/>
          <w:lang w:val="it-IT"/>
        </w:rPr>
        <w:t>void</w:t>
      </w:r>
      <w:proofErr w:type="spellEnd"/>
      <w:r w:rsidRPr="001860B1">
        <w:rPr>
          <w:rFonts w:ascii="Consolas" w:hAnsi="Consolas"/>
          <w:lang w:val="it-IT"/>
        </w:rPr>
        <w:t xml:space="preserve"> </w:t>
      </w:r>
      <w:proofErr w:type="gramStart"/>
      <w:r w:rsidRPr="001860B1">
        <w:rPr>
          <w:rFonts w:ascii="Consolas" w:hAnsi="Consolas"/>
          <w:lang w:val="it-IT"/>
        </w:rPr>
        <w:t>Led::</w:t>
      </w:r>
      <w:proofErr w:type="gramEnd"/>
      <w:r w:rsidRPr="001860B1">
        <w:rPr>
          <w:rFonts w:ascii="Consolas" w:hAnsi="Consolas"/>
          <w:lang w:val="it-IT"/>
        </w:rPr>
        <w:t>off()</w:t>
      </w:r>
    </w:p>
    <w:p w:rsidR="00DD4E7C" w:rsidRDefault="00DD4E7C" w:rsidP="00DD4E7C">
      <w:pPr>
        <w:rPr>
          <w:ins w:id="298" w:author="Microsoft Office User" w:date="2019-01-18T14:25:00Z"/>
        </w:rPr>
      </w:pPr>
      <w:r>
        <w:rPr>
          <w:lang w:val="it-IT"/>
        </w:rPr>
        <w:t xml:space="preserve">Il metodo off permette di impostare </w:t>
      </w:r>
      <w:del w:id="299" w:author="Matan Davidi" w:date="2018-12-19T14:06:00Z">
        <w:r w:rsidDel="00F35E7C">
          <w:rPr>
            <w:lang w:val="it-IT"/>
          </w:rPr>
          <w:delText xml:space="preserve">il valore che rappresenta </w:delText>
        </w:r>
      </w:del>
      <w:r>
        <w:rPr>
          <w:lang w:val="it-IT"/>
        </w:rPr>
        <w:t>lo</w:t>
      </w:r>
      <w:r>
        <w:t xml:space="preserve"> stato del LED a 0, che significa spegnere il LED fino al momento in cui non viene acceso.</w:t>
      </w:r>
    </w:p>
    <w:p w:rsidR="00DD5772" w:rsidRDefault="00DD5772" w:rsidP="00DD5772">
      <w:pPr>
        <w:rPr>
          <w:ins w:id="300" w:author="Microsoft Office User" w:date="2019-01-18T14:25:00Z"/>
        </w:rPr>
      </w:pPr>
      <w:ins w:id="301" w:author="Microsoft Office User" w:date="2019-01-18T14:25:00Z">
        <w:r>
          <w:lastRenderedPageBreak/>
          <w:t xml:space="preserve">Questo metodo utilizza il seguente pezzo di codice per richiamare un altro metodo della classe stessa in modo da poter </w:t>
        </w:r>
        <w:r>
          <w:t>spegnere</w:t>
        </w:r>
        <w:r>
          <w:t xml:space="preserve"> il LED:</w:t>
        </w:r>
      </w:ins>
    </w:p>
    <w:p w:rsidR="00DD5772" w:rsidRPr="002D40A6" w:rsidRDefault="00DD5772" w:rsidP="00DD5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02" w:author="Microsoft Office User" w:date="2019-01-18T14:25:00Z"/>
          <w:rFonts w:ascii="Courier New" w:hAnsi="Courier New" w:cs="Courier New"/>
          <w:color w:val="000000"/>
        </w:rPr>
      </w:pPr>
      <w:ins w:id="303" w:author="Microsoft Office User" w:date="2019-01-18T14:25:00Z">
        <w:r w:rsidRPr="00DD5772">
          <w:rPr>
            <w:rFonts w:ascii="Courier New" w:hAnsi="Courier New" w:cs="Courier New"/>
            <w:color w:val="000000"/>
          </w:rPr>
          <w:t>setState</w:t>
        </w:r>
        <w:r w:rsidRPr="00DD5772">
          <w:rPr>
            <w:rFonts w:ascii="Courier New" w:hAnsi="Courier New" w:cs="Courier New"/>
            <w:color w:val="808030"/>
          </w:rPr>
          <w:t>(</w:t>
        </w:r>
        <w:r>
          <w:rPr>
            <w:rFonts w:ascii="Courier New" w:hAnsi="Courier New" w:cs="Courier New"/>
            <w:color w:val="000000"/>
          </w:rPr>
          <w:t>LOW</w:t>
        </w:r>
        <w:r w:rsidRPr="00DD5772">
          <w:rPr>
            <w:rFonts w:ascii="Courier New" w:hAnsi="Courier New" w:cs="Courier New"/>
            <w:color w:val="808030"/>
          </w:rPr>
          <w:t>)</w:t>
        </w:r>
        <w:r w:rsidRPr="00DD5772">
          <w:rPr>
            <w:rFonts w:ascii="Courier New" w:hAnsi="Courier New" w:cs="Courier New"/>
            <w:color w:val="800080"/>
          </w:rPr>
          <w:t>;</w:t>
        </w:r>
      </w:ins>
    </w:p>
    <w:p w:rsidR="00DD5772" w:rsidRDefault="00DD5772" w:rsidP="00DD4E7C"/>
    <w:p w:rsidR="001860B1" w:rsidRDefault="001860B1" w:rsidP="001860B1">
      <w:pPr>
        <w:pStyle w:val="Titolo3"/>
      </w:pPr>
      <w:bookmarkStart w:id="304" w:name="_Ref532989282"/>
      <w:proofErr w:type="spellStart"/>
      <w:r>
        <w:t>toggle</w:t>
      </w:r>
      <w:bookmarkEnd w:id="304"/>
      <w:proofErr w:type="spellEnd"/>
    </w:p>
    <w:p w:rsidR="001860B1" w:rsidRDefault="001860B1" w:rsidP="001860B1">
      <w:pPr>
        <w:rPr>
          <w:rFonts w:ascii="Consolas" w:hAnsi="Consolas"/>
          <w:lang w:val="it-IT"/>
        </w:rPr>
      </w:pPr>
      <w:proofErr w:type="spellStart"/>
      <w:r w:rsidRPr="001860B1">
        <w:rPr>
          <w:rFonts w:ascii="Consolas" w:hAnsi="Consolas"/>
          <w:lang w:val="it-IT"/>
        </w:rPr>
        <w:t>void</w:t>
      </w:r>
      <w:proofErr w:type="spellEnd"/>
      <w:r w:rsidRPr="001860B1">
        <w:rPr>
          <w:rFonts w:ascii="Consolas" w:hAnsi="Consolas"/>
          <w:lang w:val="it-IT"/>
        </w:rPr>
        <w:t xml:space="preserve"> </w:t>
      </w:r>
      <w:proofErr w:type="gramStart"/>
      <w:r w:rsidRPr="001860B1">
        <w:rPr>
          <w:rFonts w:ascii="Consolas" w:hAnsi="Consolas"/>
          <w:lang w:val="it-IT"/>
        </w:rPr>
        <w:t>Led::</w:t>
      </w:r>
      <w:proofErr w:type="spellStart"/>
      <w:proofErr w:type="gramEnd"/>
      <w:r w:rsidRPr="001860B1">
        <w:rPr>
          <w:rFonts w:ascii="Consolas" w:hAnsi="Consolas"/>
          <w:lang w:val="it-IT"/>
        </w:rPr>
        <w:t>toggle</w:t>
      </w:r>
      <w:proofErr w:type="spellEnd"/>
      <w:r w:rsidRPr="001860B1">
        <w:rPr>
          <w:rFonts w:ascii="Consolas" w:hAnsi="Consolas"/>
          <w:lang w:val="it-IT"/>
        </w:rPr>
        <w:t>()</w:t>
      </w:r>
    </w:p>
    <w:p w:rsidR="00D67B07" w:rsidRDefault="008F0EDF" w:rsidP="001860B1">
      <w:pPr>
        <w:rPr>
          <w:ins w:id="305" w:author="Microsoft Office User" w:date="2019-01-18T14:25:00Z"/>
          <w:rFonts w:cs="Arial"/>
          <w:lang w:val="it-IT"/>
        </w:rPr>
      </w:pPr>
      <w:r w:rsidRPr="008F0EDF">
        <w:rPr>
          <w:rFonts w:cs="Arial"/>
          <w:lang w:val="it-IT"/>
        </w:rPr>
        <w:t xml:space="preserve">Il metodo </w:t>
      </w:r>
      <w:proofErr w:type="spellStart"/>
      <w:r>
        <w:rPr>
          <w:rFonts w:ascii="Consolas" w:hAnsi="Consolas"/>
          <w:lang w:val="it-IT"/>
        </w:rPr>
        <w:t>toggle</w:t>
      </w:r>
      <w:proofErr w:type="spellEnd"/>
      <w:r w:rsidRPr="008F0EDF">
        <w:rPr>
          <w:rFonts w:cs="Arial"/>
          <w:lang w:val="it-IT"/>
        </w:rPr>
        <w:t xml:space="preserve"> permette di impostare </w:t>
      </w:r>
      <w:del w:id="306" w:author="Matan Davidi" w:date="2018-12-19T14:05:00Z">
        <w:r w:rsidRPr="008F0EDF" w:rsidDel="00F35E7C">
          <w:rPr>
            <w:rFonts w:cs="Arial"/>
            <w:lang w:val="it-IT"/>
          </w:rPr>
          <w:delText xml:space="preserve">il valore che rappresenta </w:delText>
        </w:r>
      </w:del>
      <w:r w:rsidRPr="008F0EDF">
        <w:rPr>
          <w:rFonts w:cs="Arial"/>
          <w:lang w:val="it-IT"/>
        </w:rPr>
        <w:t>lo stato del LED</w:t>
      </w:r>
      <w:r w:rsidR="006C6BAE">
        <w:rPr>
          <w:rFonts w:cs="Arial"/>
          <w:lang w:val="it-IT"/>
        </w:rPr>
        <w:t xml:space="preserve"> al valore inverso rispetto a quello corrente, che significa accendere il LED se è correntemente spento, oppure spegnerlo se dovesse essere acceso.</w:t>
      </w:r>
      <w:r w:rsidR="004F6799">
        <w:rPr>
          <w:rFonts w:cs="Arial"/>
          <w:lang w:val="it-IT"/>
        </w:rPr>
        <w:t xml:space="preserve"> Questo stato viene mantenuto </w:t>
      </w:r>
      <w:r w:rsidR="00E56FBD">
        <w:rPr>
          <w:rFonts w:cs="Arial"/>
          <w:lang w:val="it-IT"/>
        </w:rPr>
        <w:t>fino al prossimo cambiamento di stato</w:t>
      </w:r>
      <w:ins w:id="307" w:author="Matan Davidi" w:date="2018-12-19T13:24:00Z">
        <w:r w:rsidR="0025612B">
          <w:rPr>
            <w:rFonts w:cs="Arial"/>
            <w:lang w:val="it-IT"/>
          </w:rPr>
          <w:t xml:space="preserve"> provocato da una chiamata a uno dei metodi </w:t>
        </w:r>
      </w:ins>
      <w:ins w:id="308" w:author="Matan Davidi" w:date="2018-12-19T13:25:00Z">
        <w:r w:rsidR="0030797F">
          <w:rPr>
            <w:rFonts w:cs="Arial"/>
            <w:lang w:val="it-IT"/>
          </w:rPr>
          <w:fldChar w:fldCharType="begin"/>
        </w:r>
        <w:r w:rsidR="0030797F">
          <w:rPr>
            <w:rFonts w:cs="Arial"/>
            <w:lang w:val="it-IT"/>
          </w:rPr>
          <w:instrText xml:space="preserve"> REF _Ref532989273 \h </w:instrText>
        </w:r>
      </w:ins>
      <w:r w:rsidR="0030797F">
        <w:rPr>
          <w:rFonts w:cs="Arial"/>
          <w:lang w:val="it-IT"/>
        </w:rPr>
      </w:r>
      <w:r w:rsidR="0030797F">
        <w:rPr>
          <w:rFonts w:cs="Arial"/>
          <w:lang w:val="it-IT"/>
        </w:rPr>
        <w:fldChar w:fldCharType="separate"/>
      </w:r>
      <w:ins w:id="309" w:author="Matan Davidi" w:date="2018-12-19T13:25:00Z">
        <w:r w:rsidR="0030797F">
          <w:t>on</w:t>
        </w:r>
        <w:r w:rsidR="0030797F">
          <w:rPr>
            <w:rFonts w:cs="Arial"/>
            <w:lang w:val="it-IT"/>
          </w:rPr>
          <w:fldChar w:fldCharType="end"/>
        </w:r>
        <w:r w:rsidR="0030797F">
          <w:rPr>
            <w:rFonts w:cs="Arial"/>
            <w:lang w:val="it-IT"/>
          </w:rPr>
          <w:t xml:space="preserve">, </w:t>
        </w:r>
        <w:r w:rsidR="0030797F">
          <w:rPr>
            <w:rFonts w:cs="Arial"/>
            <w:lang w:val="it-IT"/>
          </w:rPr>
          <w:fldChar w:fldCharType="begin"/>
        </w:r>
        <w:r w:rsidR="0030797F">
          <w:rPr>
            <w:rFonts w:cs="Arial"/>
            <w:lang w:val="it-IT"/>
          </w:rPr>
          <w:instrText xml:space="preserve"> REF _Ref532989277 \h </w:instrText>
        </w:r>
      </w:ins>
      <w:r w:rsidR="0030797F">
        <w:rPr>
          <w:rFonts w:cs="Arial"/>
          <w:lang w:val="it-IT"/>
        </w:rPr>
      </w:r>
      <w:r w:rsidR="0030797F">
        <w:rPr>
          <w:rFonts w:cs="Arial"/>
          <w:lang w:val="it-IT"/>
        </w:rPr>
        <w:fldChar w:fldCharType="separate"/>
      </w:r>
      <w:ins w:id="310" w:author="Matan Davidi" w:date="2018-12-19T13:25:00Z">
        <w:r w:rsidR="0030797F">
          <w:t>off</w:t>
        </w:r>
        <w:r w:rsidR="0030797F">
          <w:rPr>
            <w:rFonts w:cs="Arial"/>
            <w:lang w:val="it-IT"/>
          </w:rPr>
          <w:fldChar w:fldCharType="end"/>
        </w:r>
      </w:ins>
      <w:ins w:id="311" w:author="Matan Davidi" w:date="2018-12-19T13:26:00Z">
        <w:r w:rsidR="008D251E">
          <w:rPr>
            <w:rFonts w:cs="Arial"/>
            <w:lang w:val="it-IT"/>
          </w:rPr>
          <w:t xml:space="preserve"> o</w:t>
        </w:r>
      </w:ins>
      <w:ins w:id="312" w:author="Matan Davidi" w:date="2018-12-19T13:25:00Z">
        <w:r w:rsidR="0030797F">
          <w:rPr>
            <w:rFonts w:cs="Arial"/>
            <w:lang w:val="it-IT"/>
          </w:rPr>
          <w:t xml:space="preserve"> </w:t>
        </w:r>
        <w:r w:rsidR="0030797F">
          <w:rPr>
            <w:rFonts w:cs="Arial"/>
            <w:lang w:val="it-IT"/>
          </w:rPr>
          <w:fldChar w:fldCharType="begin"/>
        </w:r>
        <w:r w:rsidR="0030797F">
          <w:rPr>
            <w:rFonts w:cs="Arial"/>
            <w:lang w:val="it-IT"/>
          </w:rPr>
          <w:instrText xml:space="preserve"> REF _Ref532989282 \h </w:instrText>
        </w:r>
      </w:ins>
      <w:r w:rsidR="0030797F">
        <w:rPr>
          <w:rFonts w:cs="Arial"/>
          <w:lang w:val="it-IT"/>
        </w:rPr>
      </w:r>
      <w:r w:rsidR="0030797F">
        <w:rPr>
          <w:rFonts w:cs="Arial"/>
          <w:lang w:val="it-IT"/>
        </w:rPr>
        <w:fldChar w:fldCharType="separate"/>
      </w:r>
      <w:ins w:id="313" w:author="Matan Davidi" w:date="2018-12-19T13:25:00Z">
        <w:r w:rsidR="0030797F">
          <w:t>toggle</w:t>
        </w:r>
        <w:r w:rsidR="0030797F">
          <w:rPr>
            <w:rFonts w:cs="Arial"/>
            <w:lang w:val="it-IT"/>
          </w:rPr>
          <w:fldChar w:fldCharType="end"/>
        </w:r>
      </w:ins>
      <w:del w:id="314" w:author="Matan Davidi" w:date="2018-12-19T13:24:00Z">
        <w:r w:rsidR="00E56FBD" w:rsidDel="0025612B">
          <w:rPr>
            <w:rFonts w:cs="Arial"/>
            <w:lang w:val="it-IT"/>
          </w:rPr>
          <w:delText xml:space="preserve"> </w:delText>
        </w:r>
      </w:del>
      <w:ins w:id="315" w:author="Matan Davidi" w:date="2018-12-19T13:27:00Z">
        <w:r w:rsidR="00140B3D" w:rsidRPr="008B7193">
          <w:rPr>
            <w:rFonts w:cs="Arial"/>
            <w:lang w:val="it-IT"/>
          </w:rPr>
          <w:t>.</w:t>
        </w:r>
      </w:ins>
    </w:p>
    <w:p w:rsidR="00705F98" w:rsidRDefault="00705F98" w:rsidP="001860B1">
      <w:pPr>
        <w:rPr>
          <w:ins w:id="316" w:author="Microsoft Office User" w:date="2019-01-18T14:26:00Z"/>
          <w:rFonts w:cs="Arial"/>
        </w:rPr>
      </w:pPr>
      <w:ins w:id="317" w:author="Microsoft Office User" w:date="2019-01-18T14:25:00Z">
        <w:r>
          <w:rPr>
            <w:rFonts w:cs="Arial"/>
          </w:rPr>
          <w:t>Questo metodo fa utilizzo di due metodi della classe stessa per ricavare il valore corrente, invertirlo ed in fine impostarlo. Il tutto viene effet</w:t>
        </w:r>
      </w:ins>
      <w:ins w:id="318" w:author="Microsoft Office User" w:date="2019-01-18T14:26:00Z">
        <w:r>
          <w:rPr>
            <w:rFonts w:cs="Arial"/>
          </w:rPr>
          <w:t>tuato utilizzando il seguente blocco di codice:</w:t>
        </w:r>
      </w:ins>
    </w:p>
    <w:p w:rsidR="00A85674" w:rsidRDefault="00A85674" w:rsidP="00A85674">
      <w:pPr>
        <w:pStyle w:val="PreformattatoHTML"/>
        <w:shd w:val="clear" w:color="auto" w:fill="FFFFFF"/>
        <w:rPr>
          <w:ins w:id="319" w:author="Microsoft Office User" w:date="2019-01-18T14:26:00Z"/>
          <w:color w:val="000000"/>
        </w:rPr>
      </w:pPr>
      <w:ins w:id="320" w:author="Microsoft Office User" w:date="2019-01-18T14:26:00Z">
        <w:r>
          <w:rPr>
            <w:color w:val="000000"/>
          </w:rPr>
          <w:t>setState</w:t>
        </w:r>
        <w:r>
          <w:rPr>
            <w:color w:val="808030"/>
          </w:rPr>
          <w:t>(!</w:t>
        </w:r>
        <w:r>
          <w:rPr>
            <w:color w:val="000000"/>
          </w:rPr>
          <w:t>getState</w:t>
        </w:r>
        <w:r>
          <w:rPr>
            <w:color w:val="808030"/>
          </w:rPr>
          <w:t>())</w:t>
        </w:r>
        <w:r>
          <w:rPr>
            <w:color w:val="800080"/>
          </w:rPr>
          <w:t>;</w:t>
        </w:r>
      </w:ins>
    </w:p>
    <w:p w:rsidR="00D67B07" w:rsidRDefault="008B7193" w:rsidP="00D67B07">
      <w:pPr>
        <w:pStyle w:val="Titolo3"/>
        <w:rPr>
          <w:ins w:id="321" w:author="Microsoft Office User" w:date="2018-12-19T13:50:00Z"/>
        </w:rPr>
      </w:pPr>
      <w:proofErr w:type="spellStart"/>
      <w:ins w:id="322" w:author="Matan Davidi" w:date="2018-12-19T14:02:00Z">
        <w:r>
          <w:t>setState</w:t>
        </w:r>
      </w:ins>
      <w:proofErr w:type="spellEnd"/>
    </w:p>
    <w:p w:rsidR="00D67B07" w:rsidRPr="008B7193" w:rsidRDefault="00D67B07" w:rsidP="00D67B07">
      <w:pPr>
        <w:rPr>
          <w:ins w:id="323" w:author="Microsoft Office User" w:date="2018-12-19T13:50:00Z"/>
          <w:rFonts w:ascii="Consolas" w:hAnsi="Consolas" w:cs="Consolas"/>
          <w:lang w:val="en-GB"/>
          <w:rPrChange w:id="324" w:author="Matan Davidi" w:date="2018-12-19T14:01:00Z">
            <w:rPr>
              <w:ins w:id="325" w:author="Microsoft Office User" w:date="2018-12-19T13:50:00Z"/>
              <w:lang w:val="it-IT"/>
            </w:rPr>
          </w:rPrChange>
        </w:rPr>
      </w:pPr>
      <w:ins w:id="326" w:author="Microsoft Office User" w:date="2018-12-19T13:50:00Z">
        <w:r w:rsidRPr="008B7193">
          <w:rPr>
            <w:rFonts w:ascii="Consolas" w:hAnsi="Consolas" w:cs="Consolas"/>
            <w:lang w:val="en-GB"/>
            <w:rPrChange w:id="327" w:author="Matan Davidi" w:date="2018-12-19T14:01:00Z">
              <w:rPr>
                <w:lang w:val="it-IT"/>
              </w:rPr>
            </w:rPrChange>
          </w:rPr>
          <w:t xml:space="preserve">void </w:t>
        </w:r>
        <w:proofErr w:type="gramStart"/>
        <w:r w:rsidRPr="008B7193">
          <w:rPr>
            <w:rFonts w:ascii="Consolas" w:hAnsi="Consolas" w:cs="Consolas"/>
            <w:lang w:val="en-GB"/>
            <w:rPrChange w:id="328" w:author="Matan Davidi" w:date="2018-12-19T14:01:00Z">
              <w:rPr>
                <w:lang w:val="it-IT"/>
              </w:rPr>
            </w:rPrChange>
          </w:rPr>
          <w:t>Led::</w:t>
        </w:r>
        <w:proofErr w:type="spellStart"/>
        <w:proofErr w:type="gramEnd"/>
        <w:r w:rsidRPr="008B7193">
          <w:rPr>
            <w:rFonts w:ascii="Consolas" w:hAnsi="Consolas" w:cs="Consolas"/>
            <w:lang w:val="en-GB"/>
            <w:rPrChange w:id="329" w:author="Matan Davidi" w:date="2018-12-19T14:01:00Z">
              <w:rPr>
                <w:lang w:val="it-IT"/>
              </w:rPr>
            </w:rPrChange>
          </w:rPr>
          <w:t>setState</w:t>
        </w:r>
        <w:proofErr w:type="spellEnd"/>
        <w:r w:rsidRPr="008B7193">
          <w:rPr>
            <w:rFonts w:ascii="Consolas" w:hAnsi="Consolas" w:cs="Consolas"/>
            <w:lang w:val="en-GB"/>
            <w:rPrChange w:id="330" w:author="Matan Davidi" w:date="2018-12-19T14:01:00Z">
              <w:rPr>
                <w:lang w:val="it-IT"/>
              </w:rPr>
            </w:rPrChange>
          </w:rPr>
          <w:t>(bool state)</w:t>
        </w:r>
      </w:ins>
    </w:p>
    <w:p w:rsidR="00B74DC5" w:rsidRDefault="00D67B07" w:rsidP="00D67B07">
      <w:pPr>
        <w:rPr>
          <w:ins w:id="331" w:author="Microsoft Office User" w:date="2019-01-18T14:27:00Z"/>
          <w:rFonts w:cs="Arial"/>
          <w:lang w:val="it-IT"/>
        </w:rPr>
      </w:pPr>
      <w:ins w:id="332" w:author="Microsoft Office User" w:date="2018-12-19T13:50:00Z">
        <w:r>
          <w:rPr>
            <w:lang w:val="it-IT"/>
          </w:rPr>
          <w:t xml:space="preserve">Il metodo </w:t>
        </w:r>
        <w:proofErr w:type="spellStart"/>
        <w:r w:rsidRPr="00D67B07">
          <w:rPr>
            <w:rFonts w:ascii="Consolas" w:hAnsi="Consolas" w:cs="Consolas"/>
            <w:lang w:val="it-IT"/>
            <w:rPrChange w:id="333" w:author="Microsoft Office User" w:date="2018-12-19T13:50:00Z">
              <w:rPr>
                <w:lang w:val="it-IT"/>
              </w:rPr>
            </w:rPrChange>
          </w:rPr>
          <w:t>setState</w:t>
        </w:r>
        <w:proofErr w:type="spellEnd"/>
        <w:r>
          <w:rPr>
            <w:rFonts w:ascii="Consolas" w:hAnsi="Consolas" w:cs="Consolas"/>
            <w:lang w:val="it-IT"/>
          </w:rPr>
          <w:t xml:space="preserve"> </w:t>
        </w:r>
        <w:r>
          <w:rPr>
            <w:rFonts w:cs="Arial"/>
            <w:lang w:val="it-IT"/>
          </w:rPr>
          <w:t>permette di impost</w:t>
        </w:r>
      </w:ins>
      <w:ins w:id="334" w:author="Microsoft Office User" w:date="2018-12-19T13:51:00Z">
        <w:r>
          <w:rPr>
            <w:rFonts w:cs="Arial"/>
            <w:lang w:val="it-IT"/>
          </w:rPr>
          <w:t>are lo stato del LED</w:t>
        </w:r>
      </w:ins>
      <w:ins w:id="335" w:author="Matan Davidi" w:date="2018-12-19T14:03:00Z">
        <w:r w:rsidR="008B7193">
          <w:rPr>
            <w:rFonts w:cs="Arial"/>
            <w:lang w:val="it-IT"/>
          </w:rPr>
          <w:t xml:space="preserve"> al </w:t>
        </w:r>
      </w:ins>
      <w:ins w:id="336" w:author="Matan Davidi" w:date="2018-12-19T14:04:00Z">
        <w:r w:rsidR="008B7193">
          <w:rPr>
            <w:rFonts w:cs="Arial"/>
            <w:lang w:val="it-IT"/>
          </w:rPr>
          <w:t xml:space="preserve">valore booleano passato come parametro </w:t>
        </w:r>
        <w:r w:rsidR="008B7193" w:rsidRPr="008B7193">
          <w:rPr>
            <w:rFonts w:ascii="Consolas" w:hAnsi="Consolas" w:cs="Arial"/>
            <w:lang w:val="it-IT"/>
            <w:rPrChange w:id="337" w:author="Matan Davidi" w:date="2018-12-19T14:04:00Z">
              <w:rPr>
                <w:rFonts w:cs="Arial"/>
                <w:lang w:val="it-IT"/>
              </w:rPr>
            </w:rPrChange>
          </w:rPr>
          <w:t>state</w:t>
        </w:r>
      </w:ins>
      <w:ins w:id="338" w:author="Microsoft Office User" w:date="2018-12-19T13:51:00Z">
        <w:r>
          <w:rPr>
            <w:rFonts w:cs="Arial"/>
            <w:lang w:val="it-IT"/>
          </w:rPr>
          <w:t>. I valori accettabili</w:t>
        </w:r>
      </w:ins>
      <w:ins w:id="339" w:author="Matan Davidi" w:date="2018-12-19T14:05:00Z">
        <w:r w:rsidR="00F35E7C">
          <w:rPr>
            <w:rFonts w:cs="Arial"/>
            <w:lang w:val="it-IT"/>
          </w:rPr>
          <w:t xml:space="preserve"> per il parametro </w:t>
        </w:r>
        <w:r w:rsidR="00F35E7C" w:rsidRPr="00F35E7C">
          <w:rPr>
            <w:rFonts w:ascii="Consolas" w:hAnsi="Consolas" w:cs="Arial"/>
            <w:lang w:val="it-IT"/>
            <w:rPrChange w:id="340" w:author="Matan Davidi" w:date="2018-12-19T14:05:00Z">
              <w:rPr>
                <w:rFonts w:cs="Arial"/>
                <w:lang w:val="it-IT"/>
              </w:rPr>
            </w:rPrChange>
          </w:rPr>
          <w:t>state</w:t>
        </w:r>
      </w:ins>
      <w:ins w:id="341" w:author="Microsoft Office User" w:date="2018-12-19T13:51:00Z">
        <w:r>
          <w:rPr>
            <w:rFonts w:cs="Arial"/>
            <w:lang w:val="it-IT"/>
          </w:rPr>
          <w:t xml:space="preserve"> </w:t>
        </w:r>
        <w:del w:id="342" w:author="Matan Davidi" w:date="2018-12-19T14:07:00Z">
          <w:r w:rsidDel="00B74DC5">
            <w:rPr>
              <w:rFonts w:cs="Arial"/>
              <w:lang w:val="it-IT"/>
            </w:rPr>
            <w:delText>per</w:delText>
          </w:r>
        </w:del>
      </w:ins>
      <w:ins w:id="343" w:author="Matan Davidi" w:date="2018-12-19T14:07:00Z">
        <w:r w:rsidR="00B74DC5">
          <w:rPr>
            <w:rFonts w:cs="Arial"/>
            <w:lang w:val="it-IT"/>
          </w:rPr>
          <w:t>di</w:t>
        </w:r>
      </w:ins>
      <w:ins w:id="344" w:author="Microsoft Office User" w:date="2018-12-19T13:51:00Z">
        <w:r>
          <w:rPr>
            <w:rFonts w:cs="Arial"/>
            <w:lang w:val="it-IT"/>
          </w:rPr>
          <w:t xml:space="preserve"> questo metodo sono</w:t>
        </w:r>
      </w:ins>
      <w:ins w:id="345" w:author="Microsoft Office User" w:date="2018-12-19T13:52:00Z">
        <w:r>
          <w:rPr>
            <w:rFonts w:cs="Arial"/>
            <w:lang w:val="it-IT"/>
          </w:rPr>
          <w:t xml:space="preserve"> </w:t>
        </w:r>
        <w:proofErr w:type="spellStart"/>
        <w:r w:rsidRPr="00F35E7C">
          <w:rPr>
            <w:rFonts w:ascii="Consolas" w:hAnsi="Consolas" w:cs="Arial"/>
            <w:lang w:val="it-IT"/>
            <w:rPrChange w:id="346" w:author="Matan Davidi" w:date="2018-12-19T14:05:00Z">
              <w:rPr>
                <w:rFonts w:cs="Arial"/>
                <w:lang w:val="it-IT"/>
              </w:rPr>
            </w:rPrChange>
          </w:rPr>
          <w:t>true</w:t>
        </w:r>
        <w:proofErr w:type="spellEnd"/>
        <w:r>
          <w:rPr>
            <w:rFonts w:cs="Arial"/>
            <w:lang w:val="it-IT"/>
          </w:rPr>
          <w:t xml:space="preserve"> per accendere il LED e </w:t>
        </w:r>
        <w:r w:rsidRPr="00F35E7C">
          <w:rPr>
            <w:rFonts w:ascii="Consolas" w:hAnsi="Consolas" w:cs="Arial"/>
            <w:lang w:val="it-IT"/>
            <w:rPrChange w:id="347" w:author="Matan Davidi" w:date="2018-12-19T14:05:00Z">
              <w:rPr>
                <w:rFonts w:cs="Arial"/>
                <w:lang w:val="it-IT"/>
              </w:rPr>
            </w:rPrChange>
          </w:rPr>
          <w:t>false</w:t>
        </w:r>
        <w:r>
          <w:rPr>
            <w:rFonts w:cs="Arial"/>
            <w:lang w:val="it-IT"/>
          </w:rPr>
          <w:t xml:space="preserve"> per spegnerlo.</w:t>
        </w:r>
      </w:ins>
    </w:p>
    <w:p w:rsidR="00DF656B" w:rsidRDefault="00DF656B" w:rsidP="00D67B07">
      <w:pPr>
        <w:rPr>
          <w:ins w:id="348" w:author="Microsoft Office User" w:date="2019-01-18T14:27:00Z"/>
          <w:rFonts w:cs="Arial"/>
          <w:lang w:val="it-IT"/>
        </w:rPr>
      </w:pPr>
      <w:ins w:id="349" w:author="Microsoft Office User" w:date="2019-01-18T14:27:00Z">
        <w:r>
          <w:rPr>
            <w:rFonts w:cs="Arial"/>
            <w:lang w:val="it-IT"/>
          </w:rPr>
          <w:t>Questo metodo utilizza un metodo predisposto dalla libreria di Arduino per poter impostare lo stato del LED:</w:t>
        </w:r>
      </w:ins>
    </w:p>
    <w:p w:rsidR="00DF656B" w:rsidRPr="00DF656B" w:rsidRDefault="00DF656B" w:rsidP="00DF65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50" w:author="Matan Davidi" w:date="2018-12-19T14:07:00Z"/>
          <w:rFonts w:ascii="Courier New" w:hAnsi="Courier New" w:cs="Courier New"/>
          <w:color w:val="000000"/>
          <w:rPrChange w:id="351" w:author="Microsoft Office User" w:date="2019-01-18T14:28:00Z">
            <w:rPr>
              <w:ins w:id="352" w:author="Matan Davidi" w:date="2018-12-19T14:07:00Z"/>
              <w:rFonts w:cs="Arial"/>
              <w:lang w:val="it-IT"/>
            </w:rPr>
          </w:rPrChange>
        </w:rPr>
        <w:pPrChange w:id="353" w:author="Microsoft Office User" w:date="2019-01-18T14:28:00Z">
          <w:pPr/>
        </w:pPrChange>
      </w:pPr>
      <w:ins w:id="354" w:author="Microsoft Office User" w:date="2019-01-18T14:28:00Z">
        <w:r w:rsidRPr="00DF656B">
          <w:rPr>
            <w:rFonts w:ascii="Courier New" w:hAnsi="Courier New" w:cs="Courier New"/>
            <w:color w:val="000000"/>
          </w:rPr>
          <w:t>digitalWrite</w:t>
        </w:r>
        <w:r w:rsidRPr="00DF656B">
          <w:rPr>
            <w:rFonts w:ascii="Courier New" w:hAnsi="Courier New" w:cs="Courier New"/>
            <w:color w:val="808030"/>
          </w:rPr>
          <w:t>(</w:t>
        </w:r>
        <w:r w:rsidRPr="00DF656B">
          <w:rPr>
            <w:rFonts w:ascii="Courier New" w:hAnsi="Courier New" w:cs="Courier New"/>
            <w:color w:val="000000"/>
          </w:rPr>
          <w:t>_pin</w:t>
        </w:r>
        <w:r w:rsidRPr="00DF656B">
          <w:rPr>
            <w:rFonts w:ascii="Courier New" w:hAnsi="Courier New" w:cs="Courier New"/>
            <w:color w:val="808030"/>
          </w:rPr>
          <w:t>,</w:t>
        </w:r>
        <w:r w:rsidRPr="00DF656B">
          <w:rPr>
            <w:rFonts w:ascii="Courier New" w:hAnsi="Courier New" w:cs="Courier New"/>
            <w:color w:val="000000"/>
          </w:rPr>
          <w:t xml:space="preserve"> state</w:t>
        </w:r>
        <w:r w:rsidRPr="00DF656B">
          <w:rPr>
            <w:rFonts w:ascii="Courier New" w:hAnsi="Courier New" w:cs="Courier New"/>
            <w:color w:val="808030"/>
          </w:rPr>
          <w:t>)</w:t>
        </w:r>
        <w:r w:rsidRPr="00DF656B">
          <w:rPr>
            <w:rFonts w:ascii="Courier New" w:hAnsi="Courier New" w:cs="Courier New"/>
            <w:color w:val="800080"/>
          </w:rPr>
          <w:t>;</w:t>
        </w:r>
      </w:ins>
    </w:p>
    <w:p w:rsidR="00B74DC5" w:rsidRDefault="00B74DC5" w:rsidP="00B74DC5">
      <w:pPr>
        <w:pStyle w:val="Titolo3"/>
        <w:rPr>
          <w:ins w:id="355" w:author="Matan Davidi" w:date="2018-12-19T14:08:00Z"/>
          <w:lang w:val="en-GB"/>
        </w:rPr>
      </w:pPr>
      <w:proofErr w:type="spellStart"/>
      <w:ins w:id="356" w:author="Matan Davidi" w:date="2018-12-19T14:07:00Z">
        <w:r w:rsidRPr="00B74DC5">
          <w:rPr>
            <w:lang w:val="en-GB"/>
            <w:rPrChange w:id="357" w:author="Matan Davidi" w:date="2018-12-19T14:07:00Z">
              <w:rPr/>
            </w:rPrChange>
          </w:rPr>
          <w:t>setAnalogState</w:t>
        </w:r>
      </w:ins>
      <w:proofErr w:type="spellEnd"/>
    </w:p>
    <w:p w:rsidR="00B74DC5" w:rsidRDefault="00B74DC5" w:rsidP="00B74DC5">
      <w:pPr>
        <w:rPr>
          <w:ins w:id="358" w:author="Matan Davidi" w:date="2018-12-19T14:08:00Z"/>
          <w:rFonts w:ascii="Consolas" w:hAnsi="Consolas"/>
          <w:lang w:val="en-GB"/>
        </w:rPr>
      </w:pPr>
      <w:ins w:id="359" w:author="Matan Davidi" w:date="2018-12-19T14:08:00Z">
        <w:r w:rsidRPr="00B74DC5">
          <w:rPr>
            <w:rFonts w:ascii="Consolas" w:hAnsi="Consolas"/>
            <w:lang w:val="en-GB"/>
            <w:rPrChange w:id="360" w:author="Matan Davidi" w:date="2018-12-19T14:08:00Z">
              <w:rPr>
                <w:lang w:val="en-GB"/>
              </w:rPr>
            </w:rPrChange>
          </w:rPr>
          <w:t xml:space="preserve">void </w:t>
        </w:r>
        <w:proofErr w:type="gramStart"/>
        <w:r w:rsidRPr="00B74DC5">
          <w:rPr>
            <w:rFonts w:ascii="Consolas" w:hAnsi="Consolas"/>
            <w:lang w:val="en-GB"/>
            <w:rPrChange w:id="361" w:author="Matan Davidi" w:date="2018-12-19T14:08:00Z">
              <w:rPr>
                <w:lang w:val="en-GB"/>
              </w:rPr>
            </w:rPrChange>
          </w:rPr>
          <w:t>Led::</w:t>
        </w:r>
        <w:proofErr w:type="spellStart"/>
        <w:proofErr w:type="gramEnd"/>
        <w:r w:rsidRPr="00B74DC5">
          <w:rPr>
            <w:rFonts w:ascii="Consolas" w:hAnsi="Consolas"/>
            <w:lang w:val="en-GB"/>
            <w:rPrChange w:id="362" w:author="Matan Davidi" w:date="2018-12-19T14:08:00Z">
              <w:rPr>
                <w:lang w:val="en-GB"/>
              </w:rPr>
            </w:rPrChange>
          </w:rPr>
          <w:t>setAnalogState</w:t>
        </w:r>
        <w:proofErr w:type="spellEnd"/>
        <w:r w:rsidRPr="00B74DC5">
          <w:rPr>
            <w:rFonts w:ascii="Consolas" w:hAnsi="Consolas"/>
            <w:lang w:val="en-GB"/>
            <w:rPrChange w:id="363" w:author="Matan Davidi" w:date="2018-12-19T14:08:00Z">
              <w:rPr>
                <w:lang w:val="en-GB"/>
              </w:rPr>
            </w:rPrChange>
          </w:rPr>
          <w:t>(</w:t>
        </w:r>
        <w:proofErr w:type="spellStart"/>
        <w:r w:rsidRPr="00B74DC5">
          <w:rPr>
            <w:rFonts w:ascii="Consolas" w:hAnsi="Consolas"/>
            <w:lang w:val="en-GB"/>
            <w:rPrChange w:id="364" w:author="Matan Davidi" w:date="2018-12-19T14:08:00Z">
              <w:rPr>
                <w:lang w:val="en-GB"/>
              </w:rPr>
            </w:rPrChange>
          </w:rPr>
          <w:t>int</w:t>
        </w:r>
        <w:proofErr w:type="spellEnd"/>
        <w:r w:rsidRPr="00B74DC5">
          <w:rPr>
            <w:rFonts w:ascii="Consolas" w:hAnsi="Consolas"/>
            <w:lang w:val="en-GB"/>
            <w:rPrChange w:id="365" w:author="Matan Davidi" w:date="2018-12-19T14:08:00Z">
              <w:rPr>
                <w:lang w:val="en-GB"/>
              </w:rPr>
            </w:rPrChange>
          </w:rPr>
          <w:t xml:space="preserve"> value)</w:t>
        </w:r>
      </w:ins>
    </w:p>
    <w:p w:rsidR="00B74DC5" w:rsidRDefault="00B74DC5" w:rsidP="00B74DC5">
      <w:pPr>
        <w:rPr>
          <w:ins w:id="366" w:author="Microsoft Office User" w:date="2019-01-18T14:28:00Z"/>
        </w:rPr>
      </w:pPr>
      <w:ins w:id="367" w:author="Matan Davidi" w:date="2018-12-19T14:08:00Z">
        <w:r>
          <w:t xml:space="preserve">Il metodo </w:t>
        </w:r>
        <w:r w:rsidRPr="00B74DC5">
          <w:rPr>
            <w:rFonts w:ascii="Consolas" w:hAnsi="Consolas"/>
            <w:rPrChange w:id="368" w:author="Matan Davidi" w:date="2018-12-19T14:08:00Z">
              <w:rPr/>
            </w:rPrChange>
          </w:rPr>
          <w:t>setAnalogState</w:t>
        </w:r>
        <w:r>
          <w:rPr>
            <w:rFonts w:ascii="Consolas" w:hAnsi="Consolas"/>
          </w:rPr>
          <w:t xml:space="preserve"> </w:t>
        </w:r>
        <w:r w:rsidRPr="00B74DC5">
          <w:rPr>
            <w:rPrChange w:id="369" w:author="Matan Davidi" w:date="2018-12-19T14:08:00Z">
              <w:rPr>
                <w:rFonts w:ascii="Consolas" w:hAnsi="Consolas"/>
              </w:rPr>
            </w:rPrChange>
          </w:rPr>
          <w:t>permette</w:t>
        </w:r>
        <w:r>
          <w:t xml:space="preserve"> di impostare lo stato del LED al valore del numero intero passato come </w:t>
        </w:r>
      </w:ins>
      <w:ins w:id="370" w:author="Matan Davidi" w:date="2018-12-19T14:09:00Z">
        <w:r>
          <w:t xml:space="preserve">parametro </w:t>
        </w:r>
        <w:r w:rsidRPr="00B74DC5">
          <w:rPr>
            <w:rFonts w:ascii="Consolas" w:hAnsi="Consolas"/>
            <w:rPrChange w:id="371" w:author="Matan Davidi" w:date="2018-12-19T14:09:00Z">
              <w:rPr/>
            </w:rPrChange>
          </w:rPr>
          <w:t>value</w:t>
        </w:r>
        <w:r w:rsidRPr="00B74DC5">
          <w:rPr>
            <w:rPrChange w:id="372" w:author="Matan Davidi" w:date="2018-12-19T14:09:00Z">
              <w:rPr>
                <w:rFonts w:ascii="Consolas" w:hAnsi="Consolas"/>
              </w:rPr>
            </w:rPrChange>
          </w:rPr>
          <w:t>.</w:t>
        </w:r>
        <w:r>
          <w:t xml:space="preserve"> Questo permette di regolare l’intensità della luce emanata dal LED con un valore da 0 a </w:t>
        </w:r>
      </w:ins>
      <w:ins w:id="373" w:author="Matan Davidi" w:date="2018-12-19T14:10:00Z">
        <w:r>
          <w:t>255, dove 0 significa completamente spento e 255 significa acceso alla massima luminosità.</w:t>
        </w:r>
      </w:ins>
    </w:p>
    <w:p w:rsidR="008D50CA" w:rsidRDefault="008D50CA" w:rsidP="00B74DC5">
      <w:pPr>
        <w:rPr>
          <w:ins w:id="374" w:author="Microsoft Office User" w:date="2019-01-18T14:29:00Z"/>
        </w:rPr>
      </w:pPr>
      <w:ins w:id="375" w:author="Microsoft Office User" w:date="2019-01-18T14:28:00Z">
        <w:r>
          <w:t>Questo metodo utilizza un metodo predisposto dalla librearia di Arduino per poter impostare un valore analogico ad u</w:t>
        </w:r>
      </w:ins>
      <w:ins w:id="376" w:author="Microsoft Office User" w:date="2019-01-18T14:29:00Z">
        <w:r>
          <w:t>n determinato pin:</w:t>
        </w:r>
      </w:ins>
    </w:p>
    <w:p w:rsidR="008D50CA" w:rsidRPr="008D50CA" w:rsidRDefault="008D50CA" w:rsidP="008D5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77" w:author="Matan Davidi" w:date="2018-12-19T14:11:00Z"/>
          <w:rFonts w:ascii="Courier New" w:hAnsi="Courier New" w:cs="Courier New"/>
          <w:color w:val="000000"/>
          <w:rPrChange w:id="378" w:author="Microsoft Office User" w:date="2019-01-18T14:29:00Z">
            <w:rPr>
              <w:ins w:id="379" w:author="Matan Davidi" w:date="2018-12-19T14:11:00Z"/>
            </w:rPr>
          </w:rPrChange>
        </w:rPr>
        <w:pPrChange w:id="380" w:author="Microsoft Office User" w:date="2019-01-18T14:29:00Z">
          <w:pPr/>
        </w:pPrChange>
      </w:pPr>
      <w:ins w:id="381" w:author="Microsoft Office User" w:date="2019-01-18T14:29:00Z">
        <w:r w:rsidRPr="008D50CA">
          <w:rPr>
            <w:rFonts w:ascii="Courier New" w:hAnsi="Courier New" w:cs="Courier New"/>
            <w:color w:val="000000"/>
          </w:rPr>
          <w:t>analogWrite</w:t>
        </w:r>
        <w:r w:rsidRPr="008D50CA">
          <w:rPr>
            <w:rFonts w:ascii="Courier New" w:hAnsi="Courier New" w:cs="Courier New"/>
            <w:color w:val="808030"/>
          </w:rPr>
          <w:t>(</w:t>
        </w:r>
        <w:r w:rsidRPr="008D50CA">
          <w:rPr>
            <w:rFonts w:ascii="Courier New" w:hAnsi="Courier New" w:cs="Courier New"/>
            <w:color w:val="000000"/>
          </w:rPr>
          <w:t>_pin</w:t>
        </w:r>
        <w:r w:rsidRPr="008D50CA">
          <w:rPr>
            <w:rFonts w:ascii="Courier New" w:hAnsi="Courier New" w:cs="Courier New"/>
            <w:color w:val="808030"/>
          </w:rPr>
          <w:t>,</w:t>
        </w:r>
        <w:r w:rsidRPr="008D50CA">
          <w:rPr>
            <w:rFonts w:ascii="Courier New" w:hAnsi="Courier New" w:cs="Courier New"/>
            <w:color w:val="000000"/>
          </w:rPr>
          <w:t xml:space="preserve"> value</w:t>
        </w:r>
        <w:r w:rsidRPr="008D50CA">
          <w:rPr>
            <w:rFonts w:ascii="Courier New" w:hAnsi="Courier New" w:cs="Courier New"/>
            <w:color w:val="808030"/>
          </w:rPr>
          <w:t>)</w:t>
        </w:r>
        <w:r w:rsidRPr="008D50CA">
          <w:rPr>
            <w:rFonts w:ascii="Courier New" w:hAnsi="Courier New" w:cs="Courier New"/>
            <w:color w:val="800080"/>
          </w:rPr>
          <w:t>;</w:t>
        </w:r>
      </w:ins>
    </w:p>
    <w:p w:rsidR="00D4377B" w:rsidRDefault="00D4377B" w:rsidP="00D4377B">
      <w:pPr>
        <w:pStyle w:val="Titolo3"/>
        <w:rPr>
          <w:ins w:id="382" w:author="Matan Davidi" w:date="2018-12-19T14:11:00Z"/>
        </w:rPr>
      </w:pPr>
      <w:proofErr w:type="spellStart"/>
      <w:ins w:id="383" w:author="Matan Davidi" w:date="2018-12-19T14:11:00Z">
        <w:r w:rsidRPr="00D4377B">
          <w:t>getState</w:t>
        </w:r>
        <w:proofErr w:type="spellEnd"/>
      </w:ins>
    </w:p>
    <w:p w:rsidR="00D4377B" w:rsidRDefault="00D4377B" w:rsidP="00D4377B">
      <w:pPr>
        <w:rPr>
          <w:ins w:id="384" w:author="Matan Davidi" w:date="2018-12-19T14:11:00Z"/>
          <w:rFonts w:ascii="Consolas" w:hAnsi="Consolas"/>
        </w:rPr>
      </w:pPr>
      <w:ins w:id="385" w:author="Matan Davidi" w:date="2018-12-19T14:11:00Z">
        <w:r w:rsidRPr="00D4377B">
          <w:rPr>
            <w:rFonts w:ascii="Consolas" w:hAnsi="Consolas"/>
          </w:rPr>
          <w:t>bool Led::getState()</w:t>
        </w:r>
      </w:ins>
    </w:p>
    <w:p w:rsidR="00D4377B" w:rsidRDefault="00D4377B" w:rsidP="00D4377B">
      <w:pPr>
        <w:rPr>
          <w:ins w:id="386" w:author="Microsoft Office User" w:date="2019-01-18T14:29:00Z"/>
        </w:rPr>
      </w:pPr>
      <w:ins w:id="387" w:author="Matan Davidi" w:date="2018-12-19T14:11:00Z">
        <w:r>
          <w:t>Il metodo getState</w:t>
        </w:r>
      </w:ins>
      <w:ins w:id="388" w:author="Matan Davidi" w:date="2018-12-19T14:20:00Z">
        <w:r w:rsidR="007E27E1">
          <w:t xml:space="preserve"> </w:t>
        </w:r>
      </w:ins>
      <w:ins w:id="389" w:author="Matan Davidi" w:date="2018-12-19T14:29:00Z">
        <w:r w:rsidR="00B321F2">
          <w:t>permett</w:t>
        </w:r>
      </w:ins>
      <w:ins w:id="390" w:author="Matan Davidi" w:date="2018-12-19T14:30:00Z">
        <w:r w:rsidR="00B321F2">
          <w:t xml:space="preserve">e </w:t>
        </w:r>
      </w:ins>
      <w:ins w:id="391" w:author="Matan Davidi" w:date="2018-12-19T14:20:00Z">
        <w:r w:rsidR="007E27E1">
          <w:t xml:space="preserve">di ottenere </w:t>
        </w:r>
      </w:ins>
      <w:ins w:id="392" w:author="Matan Davidi" w:date="2018-12-19T14:30:00Z">
        <w:r w:rsidR="00B321F2">
          <w:t xml:space="preserve">un valore che rappresenta </w:t>
        </w:r>
      </w:ins>
      <w:ins w:id="393" w:author="Matan Davidi" w:date="2018-12-19T14:20:00Z">
        <w:r w:rsidR="007E27E1">
          <w:t>lo stato del LED</w:t>
        </w:r>
      </w:ins>
      <w:ins w:id="394" w:author="Matan Davidi" w:date="2018-12-19T14:21:00Z">
        <w:r w:rsidR="007E27E1">
          <w:t>. Esso ritorna, infatti,</w:t>
        </w:r>
      </w:ins>
      <w:ins w:id="395" w:author="Matan Davidi" w:date="2018-12-19T14:22:00Z">
        <w:r w:rsidR="00A44FCC">
          <w:t xml:space="preserve"> un valore booleano che simboleggia lo stato del LED: se il valore ritornato è </w:t>
        </w:r>
        <w:r w:rsidR="00A44FCC" w:rsidRPr="00A44FCC">
          <w:rPr>
            <w:rFonts w:ascii="Consolas" w:hAnsi="Consolas"/>
            <w:rPrChange w:id="396" w:author="Matan Davidi" w:date="2018-12-19T14:22:00Z">
              <w:rPr/>
            </w:rPrChange>
          </w:rPr>
          <w:t>true</w:t>
        </w:r>
        <w:r w:rsidR="00A44FCC" w:rsidRPr="00A44FCC">
          <w:rPr>
            <w:rPrChange w:id="397" w:author="Matan Davidi" w:date="2018-12-19T14:23:00Z">
              <w:rPr>
                <w:rFonts w:ascii="Consolas" w:hAnsi="Consolas"/>
              </w:rPr>
            </w:rPrChange>
          </w:rPr>
          <w:t xml:space="preserve"> </w:t>
        </w:r>
      </w:ins>
      <w:ins w:id="398" w:author="Matan Davidi" w:date="2018-12-19T14:23:00Z">
        <w:r w:rsidR="00A44FCC" w:rsidRPr="00A44FCC">
          <w:rPr>
            <w:rPrChange w:id="399" w:author="Matan Davidi" w:date="2018-12-19T14:23:00Z">
              <w:rPr>
                <w:rFonts w:ascii="Consolas" w:hAnsi="Consolas"/>
              </w:rPr>
            </w:rPrChange>
          </w:rPr>
          <w:t>il LED è acceso</w:t>
        </w:r>
        <w:r w:rsidR="00A44FCC">
          <w:t xml:space="preserve">; se il valore ritornato è </w:t>
        </w:r>
        <w:r w:rsidR="00A44FCC" w:rsidRPr="00A44FCC">
          <w:rPr>
            <w:rFonts w:ascii="Consolas" w:hAnsi="Consolas"/>
            <w:rPrChange w:id="400" w:author="Matan Davidi" w:date="2018-12-19T14:23:00Z">
              <w:rPr/>
            </w:rPrChange>
          </w:rPr>
          <w:t>false</w:t>
        </w:r>
        <w:r w:rsidR="00A44FCC">
          <w:t xml:space="preserve"> il LED è spento.</w:t>
        </w:r>
      </w:ins>
    </w:p>
    <w:p w:rsidR="00E57759" w:rsidRDefault="00E57759" w:rsidP="00D4377B">
      <w:pPr>
        <w:rPr>
          <w:ins w:id="401" w:author="Microsoft Office User" w:date="2019-01-18T14:30:00Z"/>
        </w:rPr>
      </w:pPr>
      <w:ins w:id="402" w:author="Microsoft Office User" w:date="2019-01-18T14:29:00Z">
        <w:r>
          <w:t>Questo metodo utilizza un metodo predisposto dalla libreria di Arduino per poter ricavare lo stato di un determinato pin:</w:t>
        </w:r>
      </w:ins>
    </w:p>
    <w:p w:rsidR="00E57759" w:rsidRPr="00E57759" w:rsidRDefault="00E57759" w:rsidP="00E57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03" w:author="Matan Davidi" w:date="2018-12-19T14:25:00Z"/>
          <w:rFonts w:ascii="Courier New" w:hAnsi="Courier New" w:cs="Courier New"/>
          <w:color w:val="000000"/>
          <w:rPrChange w:id="404" w:author="Microsoft Office User" w:date="2019-01-18T14:30:00Z">
            <w:rPr>
              <w:ins w:id="405" w:author="Matan Davidi" w:date="2018-12-19T14:25:00Z"/>
            </w:rPr>
          </w:rPrChange>
        </w:rPr>
        <w:pPrChange w:id="406" w:author="Microsoft Office User" w:date="2019-01-18T14:30:00Z">
          <w:pPr/>
        </w:pPrChange>
      </w:pPr>
      <w:ins w:id="407" w:author="Microsoft Office User" w:date="2019-01-18T14:30:00Z">
        <w:r w:rsidRPr="00E57759">
          <w:rPr>
            <w:rFonts w:ascii="Courier New" w:hAnsi="Courier New" w:cs="Courier New"/>
            <w:b/>
            <w:bCs/>
            <w:color w:val="800000"/>
          </w:rPr>
          <w:t>return</w:t>
        </w:r>
        <w:r w:rsidRPr="00E57759">
          <w:rPr>
            <w:rFonts w:ascii="Courier New" w:hAnsi="Courier New" w:cs="Courier New"/>
            <w:color w:val="000000"/>
          </w:rPr>
          <w:t xml:space="preserve"> digitalRead</w:t>
        </w:r>
        <w:r w:rsidRPr="00E57759">
          <w:rPr>
            <w:rFonts w:ascii="Courier New" w:hAnsi="Courier New" w:cs="Courier New"/>
            <w:color w:val="808030"/>
          </w:rPr>
          <w:t>(</w:t>
        </w:r>
        <w:r w:rsidRPr="00E57759">
          <w:rPr>
            <w:rFonts w:ascii="Courier New" w:hAnsi="Courier New" w:cs="Courier New"/>
            <w:color w:val="000000"/>
          </w:rPr>
          <w:t>_pin</w:t>
        </w:r>
        <w:r w:rsidRPr="00E57759">
          <w:rPr>
            <w:rFonts w:ascii="Courier New" w:hAnsi="Courier New" w:cs="Courier New"/>
            <w:color w:val="808030"/>
          </w:rPr>
          <w:t>)</w:t>
        </w:r>
        <w:r w:rsidRPr="00E57759">
          <w:rPr>
            <w:rFonts w:ascii="Courier New" w:hAnsi="Courier New" w:cs="Courier New"/>
            <w:color w:val="800080"/>
          </w:rPr>
          <w:t>;</w:t>
        </w:r>
      </w:ins>
    </w:p>
    <w:p w:rsidR="00B321F2" w:rsidRDefault="00B321F2" w:rsidP="00B321F2">
      <w:pPr>
        <w:pStyle w:val="Titolo3"/>
        <w:rPr>
          <w:ins w:id="408" w:author="Matan Davidi" w:date="2018-12-19T14:25:00Z"/>
        </w:rPr>
      </w:pPr>
      <w:proofErr w:type="spellStart"/>
      <w:ins w:id="409" w:author="Matan Davidi" w:date="2018-12-19T14:25:00Z">
        <w:r>
          <w:t>getAnalogState</w:t>
        </w:r>
        <w:proofErr w:type="spellEnd"/>
      </w:ins>
    </w:p>
    <w:p w:rsidR="00B321F2" w:rsidRPr="00B321F2" w:rsidRDefault="00B321F2" w:rsidP="00B321F2">
      <w:pPr>
        <w:rPr>
          <w:ins w:id="410" w:author="Matan Davidi" w:date="2018-12-19T14:26:00Z"/>
          <w:rFonts w:ascii="Consolas" w:hAnsi="Consolas"/>
          <w:lang w:val="it-IT"/>
          <w:rPrChange w:id="411" w:author="Matan Davidi" w:date="2018-12-19T14:26:00Z">
            <w:rPr>
              <w:ins w:id="412" w:author="Matan Davidi" w:date="2018-12-19T14:26:00Z"/>
              <w:lang w:val="it-IT"/>
            </w:rPr>
          </w:rPrChange>
        </w:rPr>
      </w:pPr>
      <w:proofErr w:type="spellStart"/>
      <w:ins w:id="413" w:author="Matan Davidi" w:date="2018-12-19T14:26:00Z">
        <w:r w:rsidRPr="00B321F2">
          <w:rPr>
            <w:rFonts w:ascii="Consolas" w:hAnsi="Consolas"/>
            <w:lang w:val="it-IT"/>
            <w:rPrChange w:id="414" w:author="Matan Davidi" w:date="2018-12-19T14:26:00Z">
              <w:rPr>
                <w:lang w:val="it-IT"/>
              </w:rPr>
            </w:rPrChange>
          </w:rPr>
          <w:t>int</w:t>
        </w:r>
        <w:proofErr w:type="spellEnd"/>
        <w:r w:rsidRPr="00B321F2">
          <w:rPr>
            <w:rFonts w:ascii="Consolas" w:hAnsi="Consolas"/>
            <w:lang w:val="it-IT"/>
            <w:rPrChange w:id="415" w:author="Matan Davidi" w:date="2018-12-19T14:26:00Z">
              <w:rPr>
                <w:lang w:val="it-IT"/>
              </w:rPr>
            </w:rPrChange>
          </w:rPr>
          <w:t xml:space="preserve"> </w:t>
        </w:r>
        <w:proofErr w:type="gramStart"/>
        <w:r w:rsidRPr="00B321F2">
          <w:rPr>
            <w:rFonts w:ascii="Consolas" w:hAnsi="Consolas"/>
            <w:lang w:val="it-IT"/>
            <w:rPrChange w:id="416" w:author="Matan Davidi" w:date="2018-12-19T14:26:00Z">
              <w:rPr>
                <w:lang w:val="it-IT"/>
              </w:rPr>
            </w:rPrChange>
          </w:rPr>
          <w:t>Led::</w:t>
        </w:r>
        <w:proofErr w:type="spellStart"/>
        <w:proofErr w:type="gramEnd"/>
        <w:r w:rsidRPr="00B321F2">
          <w:rPr>
            <w:rFonts w:ascii="Consolas" w:hAnsi="Consolas"/>
            <w:lang w:val="it-IT"/>
            <w:rPrChange w:id="417" w:author="Matan Davidi" w:date="2018-12-19T14:26:00Z">
              <w:rPr>
                <w:lang w:val="it-IT"/>
              </w:rPr>
            </w:rPrChange>
          </w:rPr>
          <w:t>getAnalogState</w:t>
        </w:r>
        <w:proofErr w:type="spellEnd"/>
        <w:r w:rsidRPr="00B321F2">
          <w:rPr>
            <w:rFonts w:ascii="Consolas" w:hAnsi="Consolas"/>
            <w:lang w:val="it-IT"/>
            <w:rPrChange w:id="418" w:author="Matan Davidi" w:date="2018-12-19T14:26:00Z">
              <w:rPr>
                <w:lang w:val="it-IT"/>
              </w:rPr>
            </w:rPrChange>
          </w:rPr>
          <w:t>()</w:t>
        </w:r>
      </w:ins>
    </w:p>
    <w:p w:rsidR="00B321F2" w:rsidRDefault="00B321F2" w:rsidP="00B321F2">
      <w:pPr>
        <w:rPr>
          <w:ins w:id="419" w:author="Microsoft Office User" w:date="2019-01-18T14:30:00Z"/>
        </w:rPr>
      </w:pPr>
      <w:ins w:id="420" w:author="Matan Davidi" w:date="2018-12-19T14:26:00Z">
        <w:r>
          <w:rPr>
            <w:lang w:val="it-IT"/>
          </w:rPr>
          <w:t xml:space="preserve">Il metodo </w:t>
        </w:r>
        <w:proofErr w:type="spellStart"/>
        <w:r w:rsidRPr="00B321F2">
          <w:rPr>
            <w:rFonts w:ascii="Consolas" w:hAnsi="Consolas"/>
            <w:lang w:val="it-IT"/>
            <w:rPrChange w:id="421" w:author="Matan Davidi" w:date="2018-12-19T14:26:00Z">
              <w:rPr>
                <w:lang w:val="it-IT"/>
              </w:rPr>
            </w:rPrChange>
          </w:rPr>
          <w:t>getAnalogState</w:t>
        </w:r>
        <w:proofErr w:type="spellEnd"/>
        <w:r>
          <w:rPr>
            <w:rFonts w:ascii="Consolas" w:hAnsi="Consolas"/>
            <w:lang w:val="it-IT"/>
          </w:rPr>
          <w:t xml:space="preserve"> </w:t>
        </w:r>
      </w:ins>
      <w:ins w:id="422" w:author="Matan Davidi" w:date="2018-12-19T14:30:00Z">
        <w:r w:rsidRPr="00B321F2">
          <w:rPr>
            <w:rPrChange w:id="423" w:author="Matan Davidi" w:date="2018-12-19T14:30:00Z">
              <w:rPr>
                <w:rFonts w:ascii="Consolas" w:hAnsi="Consolas"/>
                <w:lang w:val="it-IT"/>
              </w:rPr>
            </w:rPrChange>
          </w:rPr>
          <w:t>permette di ottenere un valore che rappresenta lo stato analogico del LED, che significa l’intensità della luce che emana.</w:t>
        </w:r>
        <w:r>
          <w:t xml:space="preserve"> Esso ritorna, infatti</w:t>
        </w:r>
      </w:ins>
      <w:ins w:id="424" w:author="Matan Davidi" w:date="2018-12-19T14:32:00Z">
        <w:r w:rsidR="00F23136">
          <w:t>, un valore compreso tra 0, che s</w:t>
        </w:r>
      </w:ins>
      <w:ins w:id="425" w:author="Matan Davidi" w:date="2018-12-19T14:33:00Z">
        <w:r w:rsidR="00F23136">
          <w:t>ignifica che il LED è completamente spento,</w:t>
        </w:r>
      </w:ins>
      <w:ins w:id="426" w:author="Matan Davidi" w:date="2018-12-19T14:32:00Z">
        <w:r w:rsidR="00F23136">
          <w:t xml:space="preserve"> e 255</w:t>
        </w:r>
      </w:ins>
      <w:ins w:id="427" w:author="Matan Davidi" w:date="2018-12-19T14:33:00Z">
        <w:r w:rsidR="00F23136">
          <w:t>, che significa che il LED è acceso alla massima intensità.</w:t>
        </w:r>
      </w:ins>
    </w:p>
    <w:p w:rsidR="00526A09" w:rsidRDefault="00526A09" w:rsidP="00526A09">
      <w:pPr>
        <w:rPr>
          <w:ins w:id="428" w:author="Microsoft Office User" w:date="2019-01-18T14:31:00Z"/>
        </w:rPr>
      </w:pPr>
      <w:ins w:id="429" w:author="Microsoft Office User" w:date="2019-01-18T14:30:00Z">
        <w:r>
          <w:lastRenderedPageBreak/>
          <w:t xml:space="preserve">Questo metodo utilizza un metodo predisposto dalla libreria di Arduino per poter ricavare </w:t>
        </w:r>
        <w:r>
          <w:t xml:space="preserve">il valore analogico </w:t>
        </w:r>
        <w:r>
          <w:t>di un determinato pin:</w:t>
        </w:r>
      </w:ins>
    </w:p>
    <w:p w:rsidR="00526A09" w:rsidRPr="00526A09" w:rsidRDefault="00526A09" w:rsidP="00526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30" w:author="Microsoft Office User" w:date="2019-01-18T14:31:00Z"/>
          <w:rFonts w:ascii="Courier New" w:hAnsi="Courier New" w:cs="Courier New"/>
          <w:color w:val="000000"/>
        </w:rPr>
      </w:pPr>
      <w:ins w:id="431" w:author="Microsoft Office User" w:date="2019-01-18T14:31:00Z">
        <w:r w:rsidRPr="00526A09">
          <w:rPr>
            <w:rFonts w:ascii="Courier New" w:hAnsi="Courier New" w:cs="Courier New"/>
            <w:b/>
            <w:bCs/>
            <w:color w:val="800000"/>
          </w:rPr>
          <w:t>return</w:t>
        </w:r>
        <w:r w:rsidRPr="00526A09">
          <w:rPr>
            <w:rFonts w:ascii="Courier New" w:hAnsi="Courier New" w:cs="Courier New"/>
            <w:color w:val="000000"/>
          </w:rPr>
          <w:t xml:space="preserve"> analogRead</w:t>
        </w:r>
        <w:r w:rsidRPr="00526A09">
          <w:rPr>
            <w:rFonts w:ascii="Courier New" w:hAnsi="Courier New" w:cs="Courier New"/>
            <w:color w:val="808030"/>
          </w:rPr>
          <w:t>(</w:t>
        </w:r>
        <w:r w:rsidRPr="00526A09">
          <w:rPr>
            <w:rFonts w:ascii="Courier New" w:hAnsi="Courier New" w:cs="Courier New"/>
            <w:color w:val="000000"/>
          </w:rPr>
          <w:t>_pin</w:t>
        </w:r>
        <w:r w:rsidRPr="00526A09">
          <w:rPr>
            <w:rFonts w:ascii="Courier New" w:hAnsi="Courier New" w:cs="Courier New"/>
            <w:color w:val="808030"/>
          </w:rPr>
          <w:t>)</w:t>
        </w:r>
        <w:r w:rsidRPr="00526A09">
          <w:rPr>
            <w:rFonts w:ascii="Courier New" w:hAnsi="Courier New" w:cs="Courier New"/>
            <w:color w:val="800080"/>
          </w:rPr>
          <w:t>;</w:t>
        </w:r>
      </w:ins>
    </w:p>
    <w:p w:rsidR="00526A09" w:rsidRDefault="00526A09" w:rsidP="00526A09">
      <w:pPr>
        <w:rPr>
          <w:ins w:id="432" w:author="Microsoft Office User" w:date="2019-01-18T14:30:00Z"/>
        </w:rPr>
      </w:pPr>
    </w:p>
    <w:p w:rsidR="00526A09" w:rsidDel="00526A09" w:rsidRDefault="00526A09" w:rsidP="00B321F2">
      <w:pPr>
        <w:rPr>
          <w:ins w:id="433" w:author="Matan Davidi" w:date="2018-12-19T14:33:00Z"/>
          <w:del w:id="434" w:author="Microsoft Office User" w:date="2019-01-18T14:31:00Z"/>
        </w:rPr>
      </w:pPr>
    </w:p>
    <w:p w:rsidR="00260AE8" w:rsidRDefault="001E70BB" w:rsidP="00260AE8">
      <w:pPr>
        <w:pStyle w:val="Titolo2"/>
        <w:rPr>
          <w:ins w:id="435" w:author="Matan Davidi" w:date="2018-12-19T14:36:00Z"/>
        </w:rPr>
      </w:pPr>
      <w:proofErr w:type="spellStart"/>
      <w:ins w:id="436" w:author="Matan Davidi" w:date="2018-12-19T14:36:00Z">
        <w:r>
          <w:t>PhotocellLib</w:t>
        </w:r>
        <w:proofErr w:type="spellEnd"/>
      </w:ins>
    </w:p>
    <w:p w:rsidR="001E70BB" w:rsidRPr="001E70BB" w:rsidRDefault="001E70BB">
      <w:pPr>
        <w:pStyle w:val="Titolo3"/>
        <w:rPr>
          <w:ins w:id="437" w:author="Matan Davidi" w:date="2018-12-19T14:34:00Z"/>
        </w:rPr>
        <w:pPrChange w:id="438" w:author="Matan Davidi" w:date="2018-12-19T14:36:00Z">
          <w:pPr>
            <w:pStyle w:val="Titolo2"/>
          </w:pPr>
        </w:pPrChange>
      </w:pPr>
      <w:ins w:id="439" w:author="Matan Davidi" w:date="2018-12-19T14:36:00Z">
        <w:r>
          <w:t>Costruttore</w:t>
        </w:r>
      </w:ins>
    </w:p>
    <w:p w:rsidR="00260AE8" w:rsidRPr="00260AE8" w:rsidRDefault="00260AE8" w:rsidP="00260AE8">
      <w:pPr>
        <w:rPr>
          <w:rFonts w:ascii="Consolas" w:hAnsi="Consolas"/>
          <w:lang w:val="it-IT"/>
          <w:rPrChange w:id="440" w:author="Matan Davidi" w:date="2018-12-19T14:34:00Z">
            <w:rPr/>
          </w:rPrChange>
        </w:rPr>
      </w:pPr>
      <w:proofErr w:type="spellStart"/>
      <w:proofErr w:type="gramStart"/>
      <w:ins w:id="441" w:author="Matan Davidi" w:date="2018-12-19T14:34:00Z">
        <w:r w:rsidRPr="00260AE8">
          <w:rPr>
            <w:rFonts w:ascii="Consolas" w:hAnsi="Consolas"/>
            <w:lang w:val="it-IT"/>
            <w:rPrChange w:id="442" w:author="Matan Davidi" w:date="2018-12-19T14:34:00Z">
              <w:rPr>
                <w:lang w:val="it-IT"/>
              </w:rPr>
            </w:rPrChange>
          </w:rPr>
          <w:t>Photocell</w:t>
        </w:r>
        <w:proofErr w:type="spellEnd"/>
        <w:r w:rsidRPr="00260AE8">
          <w:rPr>
            <w:rFonts w:ascii="Consolas" w:hAnsi="Consolas"/>
            <w:lang w:val="it-IT"/>
            <w:rPrChange w:id="443" w:author="Matan Davidi" w:date="2018-12-19T14:34:00Z">
              <w:rPr>
                <w:lang w:val="it-IT"/>
              </w:rPr>
            </w:rPrChange>
          </w:rPr>
          <w:t>::</w:t>
        </w:r>
        <w:proofErr w:type="spellStart"/>
        <w:proofErr w:type="gramEnd"/>
        <w:r w:rsidRPr="00260AE8">
          <w:rPr>
            <w:rFonts w:ascii="Consolas" w:hAnsi="Consolas"/>
            <w:lang w:val="it-IT"/>
            <w:rPrChange w:id="444" w:author="Matan Davidi" w:date="2018-12-19T14:34:00Z">
              <w:rPr>
                <w:lang w:val="it-IT"/>
              </w:rPr>
            </w:rPrChange>
          </w:rPr>
          <w:t>Photocell</w:t>
        </w:r>
        <w:proofErr w:type="spellEnd"/>
        <w:r w:rsidRPr="00260AE8">
          <w:rPr>
            <w:rFonts w:ascii="Consolas" w:hAnsi="Consolas"/>
            <w:lang w:val="it-IT"/>
            <w:rPrChange w:id="445" w:author="Matan Davidi" w:date="2018-12-19T14:34:00Z">
              <w:rPr>
                <w:lang w:val="it-IT"/>
              </w:rPr>
            </w:rPrChange>
          </w:rPr>
          <w:t>(</w:t>
        </w:r>
        <w:proofErr w:type="spellStart"/>
        <w:r w:rsidRPr="00260AE8">
          <w:rPr>
            <w:rFonts w:ascii="Consolas" w:hAnsi="Consolas"/>
            <w:lang w:val="it-IT"/>
            <w:rPrChange w:id="446" w:author="Matan Davidi" w:date="2018-12-19T14:34:00Z">
              <w:rPr>
                <w:lang w:val="it-IT"/>
              </w:rPr>
            </w:rPrChange>
          </w:rPr>
          <w:t>int</w:t>
        </w:r>
        <w:proofErr w:type="spellEnd"/>
        <w:r w:rsidRPr="00260AE8">
          <w:rPr>
            <w:rFonts w:ascii="Consolas" w:hAnsi="Consolas"/>
            <w:lang w:val="it-IT"/>
            <w:rPrChange w:id="447" w:author="Matan Davidi" w:date="2018-12-19T14:34:00Z">
              <w:rPr>
                <w:lang w:val="it-IT"/>
              </w:rPr>
            </w:rPrChange>
          </w:rPr>
          <w:t xml:space="preserve"> pin)</w:t>
        </w:r>
      </w:ins>
    </w:p>
    <w:p w:rsidR="00260AE8" w:rsidRDefault="00260AE8" w:rsidP="00260AE8">
      <w:pPr>
        <w:rPr>
          <w:ins w:id="448" w:author="Matan Davidi" w:date="2018-12-19T14:37:00Z"/>
          <w:rFonts w:cs="Arial"/>
          <w:lang w:val="it-IT"/>
        </w:rPr>
      </w:pPr>
      <w:ins w:id="449" w:author="Matan Davidi" w:date="2018-12-19T14:34:00Z">
        <w:r>
          <w:t xml:space="preserve">Il metodo costruttore </w:t>
        </w:r>
        <w:r w:rsidRPr="00260AE8">
          <w:rPr>
            <w:rFonts w:ascii="Consolas" w:hAnsi="Consolas"/>
            <w:rPrChange w:id="450" w:author="Matan Davidi" w:date="2018-12-19T14:34:00Z">
              <w:rPr/>
            </w:rPrChange>
          </w:rPr>
          <w:t>Photocell</w:t>
        </w:r>
        <w:r>
          <w:rPr>
            <w:rFonts w:ascii="Consolas" w:hAnsi="Consolas"/>
          </w:rPr>
          <w:t xml:space="preserve"> </w:t>
        </w:r>
        <w:r>
          <w:t xml:space="preserve">istanzia </w:t>
        </w:r>
      </w:ins>
      <w:ins w:id="451" w:author="Matan Davidi" w:date="2018-12-19T14:35:00Z">
        <w:r>
          <w:t xml:space="preserve">un nuovo oggetto di tipo Photocell, permettendo di specificare </w:t>
        </w:r>
      </w:ins>
      <w:ins w:id="452" w:author="Matan Davidi" w:date="2018-12-19T14:36:00Z">
        <w:r>
          <w:rPr>
            <w:rFonts w:cs="Arial"/>
            <w:lang w:val="it-IT"/>
          </w:rPr>
          <w:t xml:space="preserve">il pin al quale è attaccato il filo che permette di leggere lo stato della </w:t>
        </w:r>
        <w:proofErr w:type="spellStart"/>
        <w:r>
          <w:rPr>
            <w:rFonts w:cs="Arial"/>
            <w:lang w:val="it-IT"/>
          </w:rPr>
          <w:t>fotoresistenza</w:t>
        </w:r>
        <w:proofErr w:type="spellEnd"/>
        <w:r>
          <w:rPr>
            <w:rFonts w:cs="Arial"/>
            <w:lang w:val="it-IT"/>
          </w:rPr>
          <w:t>.</w:t>
        </w:r>
      </w:ins>
    </w:p>
    <w:p w:rsidR="001E70BB" w:rsidRDefault="001E70BB" w:rsidP="00260AE8">
      <w:pPr>
        <w:rPr>
          <w:ins w:id="453" w:author="Matan Davidi" w:date="2018-12-19T14:37:00Z"/>
        </w:rPr>
      </w:pPr>
    </w:p>
    <w:p w:rsidR="001E70BB" w:rsidRDefault="001E70BB" w:rsidP="001E70BB">
      <w:pPr>
        <w:pStyle w:val="Titolo3"/>
        <w:rPr>
          <w:ins w:id="454" w:author="Matan Davidi" w:date="2018-12-19T14:37:00Z"/>
        </w:rPr>
      </w:pPr>
      <w:proofErr w:type="spellStart"/>
      <w:ins w:id="455" w:author="Matan Davidi" w:date="2018-12-19T14:37:00Z">
        <w:r>
          <w:t>getLux</w:t>
        </w:r>
        <w:proofErr w:type="spellEnd"/>
      </w:ins>
    </w:p>
    <w:p w:rsidR="001E70BB" w:rsidRPr="001E70BB" w:rsidRDefault="001E70BB" w:rsidP="001E70BB">
      <w:pPr>
        <w:rPr>
          <w:rFonts w:ascii="Consolas" w:hAnsi="Consolas"/>
          <w:lang w:val="it-IT"/>
          <w:rPrChange w:id="456" w:author="Matan Davidi" w:date="2018-12-19T14:37:00Z">
            <w:rPr/>
          </w:rPrChange>
        </w:rPr>
      </w:pPr>
      <w:proofErr w:type="spellStart"/>
      <w:ins w:id="457" w:author="Matan Davidi" w:date="2018-12-19T14:37:00Z">
        <w:r w:rsidRPr="001E70BB">
          <w:rPr>
            <w:rFonts w:ascii="Consolas" w:hAnsi="Consolas"/>
            <w:lang w:val="it-IT"/>
            <w:rPrChange w:id="458" w:author="Matan Davidi" w:date="2018-12-19T14:37:00Z">
              <w:rPr>
                <w:lang w:val="it-IT"/>
              </w:rPr>
            </w:rPrChange>
          </w:rPr>
          <w:t>int</w:t>
        </w:r>
        <w:proofErr w:type="spellEnd"/>
        <w:r w:rsidRPr="001E70BB">
          <w:rPr>
            <w:rFonts w:ascii="Consolas" w:hAnsi="Consolas"/>
            <w:lang w:val="it-IT"/>
            <w:rPrChange w:id="459" w:author="Matan Davidi" w:date="2018-12-19T14:37:00Z">
              <w:rPr>
                <w:lang w:val="it-IT"/>
              </w:rPr>
            </w:rPrChange>
          </w:rPr>
          <w:t xml:space="preserve"> </w:t>
        </w:r>
        <w:proofErr w:type="spellStart"/>
        <w:proofErr w:type="gramStart"/>
        <w:r w:rsidRPr="001E70BB">
          <w:rPr>
            <w:rFonts w:ascii="Consolas" w:hAnsi="Consolas"/>
            <w:lang w:val="it-IT"/>
            <w:rPrChange w:id="460" w:author="Matan Davidi" w:date="2018-12-19T14:37:00Z">
              <w:rPr>
                <w:lang w:val="it-IT"/>
              </w:rPr>
            </w:rPrChange>
          </w:rPr>
          <w:t>Photocell</w:t>
        </w:r>
        <w:proofErr w:type="spellEnd"/>
        <w:r w:rsidRPr="001E70BB">
          <w:rPr>
            <w:rFonts w:ascii="Consolas" w:hAnsi="Consolas"/>
            <w:lang w:val="it-IT"/>
            <w:rPrChange w:id="461" w:author="Matan Davidi" w:date="2018-12-19T14:37:00Z">
              <w:rPr>
                <w:lang w:val="it-IT"/>
              </w:rPr>
            </w:rPrChange>
          </w:rPr>
          <w:t>::</w:t>
        </w:r>
        <w:proofErr w:type="spellStart"/>
        <w:proofErr w:type="gramEnd"/>
        <w:r w:rsidRPr="001E70BB">
          <w:rPr>
            <w:rFonts w:ascii="Consolas" w:hAnsi="Consolas"/>
            <w:lang w:val="it-IT"/>
            <w:rPrChange w:id="462" w:author="Matan Davidi" w:date="2018-12-19T14:37:00Z">
              <w:rPr>
                <w:lang w:val="it-IT"/>
              </w:rPr>
            </w:rPrChange>
          </w:rPr>
          <w:t>getLux</w:t>
        </w:r>
        <w:proofErr w:type="spellEnd"/>
        <w:r w:rsidRPr="001E70BB">
          <w:rPr>
            <w:rFonts w:ascii="Consolas" w:hAnsi="Consolas"/>
            <w:lang w:val="it-IT"/>
            <w:rPrChange w:id="463" w:author="Matan Davidi" w:date="2018-12-19T14:37:00Z">
              <w:rPr>
                <w:lang w:val="it-IT"/>
              </w:rPr>
            </w:rPrChange>
          </w:rPr>
          <w:t>()</w:t>
        </w:r>
      </w:ins>
    </w:p>
    <w:p w:rsidR="00496E54" w:rsidRDefault="001E70BB" w:rsidP="00B33048">
      <w:pPr>
        <w:rPr>
          <w:ins w:id="464" w:author="Microsoft Office User" w:date="2019-01-18T15:01:00Z"/>
          <w:rFonts w:ascii="Consolas" w:hAnsi="Consolas"/>
        </w:rPr>
      </w:pPr>
      <w:ins w:id="465" w:author="Matan Davidi" w:date="2018-12-19T14:40:00Z">
        <w:r>
          <w:t xml:space="preserve">Il metodo </w:t>
        </w:r>
        <w:r w:rsidRPr="001E70BB">
          <w:rPr>
            <w:rFonts w:ascii="Consolas" w:hAnsi="Consolas"/>
            <w:rPrChange w:id="466" w:author="Matan Davidi" w:date="2018-12-19T14:40:00Z">
              <w:rPr/>
            </w:rPrChange>
          </w:rPr>
          <w:t xml:space="preserve">getLux </w:t>
        </w:r>
      </w:ins>
      <w:ins w:id="467" w:author="Matan Davidi" w:date="2018-12-19T14:41:00Z">
        <w:r>
          <w:rPr>
            <w:rFonts w:ascii="Consolas" w:hAnsi="Consolas"/>
          </w:rPr>
          <w:t xml:space="preserve">restituisce il valore misurato dalla fotoresistenza. Infatti esso ritorna un valore intero tra 0 e 1023, dove 0 significa che non è </w:t>
        </w:r>
      </w:ins>
      <w:ins w:id="468" w:author="Matan Davidi" w:date="2018-12-19T14:42:00Z">
        <w:r>
          <w:rPr>
            <w:rFonts w:ascii="Consolas" w:hAnsi="Consolas"/>
          </w:rPr>
          <w:t>stata rilevata alcuna luce e 1023 significa che è stata rilevata una luminosità maggiore o uguale</w:t>
        </w:r>
        <w:r w:rsidR="00773B12">
          <w:rPr>
            <w:rFonts w:ascii="Consolas" w:hAnsi="Consolas"/>
          </w:rPr>
          <w:t xml:space="preserve"> al valore massimo rilevabile d</w:t>
        </w:r>
      </w:ins>
      <w:ins w:id="469" w:author="Matan Davidi" w:date="2018-12-19T14:43:00Z">
        <w:r w:rsidR="00773B12">
          <w:rPr>
            <w:rFonts w:ascii="Consolas" w:hAnsi="Consolas"/>
          </w:rPr>
          <w:t>alla fotoresistenza.</w:t>
        </w:r>
      </w:ins>
      <w:ins w:id="470" w:author="Microsoft Office User" w:date="2019-01-18T15:01:00Z">
        <w:r w:rsidR="00496E54">
          <w:rPr>
            <w:rFonts w:ascii="Consolas" w:hAnsi="Consolas"/>
          </w:rPr>
          <w:br/>
          <w:t>Questo metodo utilizza un metodo predisposto dalla libreria di Arduino per poter ricavare il valore analogico di un determinato pin:</w:t>
        </w:r>
      </w:ins>
    </w:p>
    <w:p w:rsidR="00496E54" w:rsidRPr="00526A09" w:rsidRDefault="00496E54" w:rsidP="00496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71" w:author="Microsoft Office User" w:date="2019-01-18T15:01:00Z"/>
          <w:rFonts w:ascii="Courier New" w:hAnsi="Courier New" w:cs="Courier New"/>
          <w:color w:val="000000"/>
        </w:rPr>
      </w:pPr>
      <w:ins w:id="472" w:author="Microsoft Office User" w:date="2019-01-18T15:01:00Z">
        <w:r w:rsidRPr="00526A09">
          <w:rPr>
            <w:rFonts w:ascii="Courier New" w:hAnsi="Courier New" w:cs="Courier New"/>
            <w:b/>
            <w:bCs/>
            <w:color w:val="800000"/>
          </w:rPr>
          <w:t>return</w:t>
        </w:r>
        <w:r w:rsidRPr="00526A09">
          <w:rPr>
            <w:rFonts w:ascii="Courier New" w:hAnsi="Courier New" w:cs="Courier New"/>
            <w:color w:val="000000"/>
          </w:rPr>
          <w:t xml:space="preserve"> analogRead</w:t>
        </w:r>
        <w:r w:rsidRPr="00526A09">
          <w:rPr>
            <w:rFonts w:ascii="Courier New" w:hAnsi="Courier New" w:cs="Courier New"/>
            <w:color w:val="808030"/>
          </w:rPr>
          <w:t>(</w:t>
        </w:r>
        <w:r w:rsidRPr="00526A09">
          <w:rPr>
            <w:rFonts w:ascii="Courier New" w:hAnsi="Courier New" w:cs="Courier New"/>
            <w:color w:val="000000"/>
          </w:rPr>
          <w:t>_pin</w:t>
        </w:r>
        <w:r w:rsidRPr="00526A09">
          <w:rPr>
            <w:rFonts w:ascii="Courier New" w:hAnsi="Courier New" w:cs="Courier New"/>
            <w:color w:val="808030"/>
          </w:rPr>
          <w:t>)</w:t>
        </w:r>
        <w:r w:rsidRPr="00526A09">
          <w:rPr>
            <w:rFonts w:ascii="Courier New" w:hAnsi="Courier New" w:cs="Courier New"/>
            <w:color w:val="800080"/>
          </w:rPr>
          <w:t>;</w:t>
        </w:r>
      </w:ins>
    </w:p>
    <w:p w:rsidR="00496E54" w:rsidRDefault="00DE5797" w:rsidP="00B33048">
      <w:pPr>
        <w:rPr>
          <w:ins w:id="473" w:author="Microsoft Office User" w:date="2019-01-18T14:17:00Z"/>
          <w:rFonts w:ascii="Consolas" w:hAnsi="Consolas"/>
        </w:rPr>
      </w:pPr>
      <w:bookmarkStart w:id="474" w:name="_GoBack"/>
      <w:bookmarkEnd w:id="474"/>
      <w:ins w:id="475" w:author="Microsoft Office User" w:date="2019-01-18T14:17:00Z">
        <w:r>
          <w:rPr>
            <w:rFonts w:ascii="Consolas" w:hAnsi="Consolas"/>
          </w:rPr>
          <w:br w:type="page"/>
        </w:r>
      </w:ins>
    </w:p>
    <w:p w:rsidR="001E70BB" w:rsidRDefault="001E70BB" w:rsidP="00B33048">
      <w:pPr>
        <w:rPr>
          <w:ins w:id="476" w:author="Matan Davidi" w:date="2018-12-19T14:37:00Z"/>
        </w:rPr>
      </w:pPr>
    </w:p>
    <w:p w:rsidR="00B33048" w:rsidDel="00DE5797" w:rsidRDefault="00B33048" w:rsidP="00B33048">
      <w:pPr>
        <w:rPr>
          <w:del w:id="477" w:author="Microsoft Office User" w:date="2019-01-18T14:16:00Z"/>
        </w:rPr>
      </w:pPr>
      <w:del w:id="478" w:author="Microsoft Office User" w:date="2019-01-18T14:16:00Z">
        <w:r w:rsidDel="00DE5797">
          <w:delText>In questo capitolo dovrà essere mostrato come è stato realizzato il lavoro. Questa parte può differenziarsi dalla progettazione in quanto il risultato ottenuto non per forza può essere come era stato progettato.</w:delText>
        </w:r>
      </w:del>
    </w:p>
    <w:p w:rsidR="00B33048" w:rsidDel="00DE5797" w:rsidRDefault="00B33048" w:rsidP="00B33048">
      <w:pPr>
        <w:rPr>
          <w:del w:id="479" w:author="Microsoft Office User" w:date="2019-01-18T14:16:00Z"/>
        </w:rPr>
      </w:pPr>
      <w:del w:id="480" w:author="Microsoft Office User" w:date="2019-01-18T14:16:00Z">
        <w:r w:rsidDel="00DE5797">
          <w:delText xml:space="preserve">Sulla base di queste informazioni il lavoro svolto dovrà essere riproducibile. </w:delText>
        </w:r>
      </w:del>
    </w:p>
    <w:p w:rsidR="00B33048" w:rsidDel="00DE5797" w:rsidRDefault="00B33048" w:rsidP="00B33048">
      <w:pPr>
        <w:rPr>
          <w:del w:id="481" w:author="Microsoft Office User" w:date="2019-01-18T14:16:00Z"/>
        </w:rPr>
      </w:pPr>
      <w:del w:id="482" w:author="Microsoft Office User" w:date="2019-01-18T14:16:00Z">
        <w:r w:rsidDel="00DE5797">
          <w:delText>In questa parte è richiesto l’inserimento di codice sorgente/print screen di maschere solamente per quei passaggi particolarmente significativi e/o critici.</w:delText>
        </w:r>
      </w:del>
    </w:p>
    <w:p w:rsidR="00B33048" w:rsidDel="00DE5797" w:rsidRDefault="00B33048" w:rsidP="00B33048">
      <w:pPr>
        <w:rPr>
          <w:del w:id="483" w:author="Microsoft Office User" w:date="2019-01-18T14:16:00Z"/>
        </w:rPr>
      </w:pPr>
      <w:del w:id="484" w:author="Microsoft Office User" w:date="2019-01-18T14:16:00Z">
        <w:r w:rsidDel="00DE5797">
          <w:delText>Inoltre dovranno essere descritte eventuali varianti di soluzione o scelte di prodotti con motivazione delle scelte.</w:delText>
        </w:r>
      </w:del>
    </w:p>
    <w:p w:rsidR="00B33048" w:rsidDel="00DE5797" w:rsidRDefault="00B33048" w:rsidP="00B33048">
      <w:pPr>
        <w:rPr>
          <w:del w:id="485" w:author="Microsoft Office User" w:date="2019-01-18T14:16:00Z"/>
        </w:rPr>
      </w:pPr>
      <w:del w:id="486" w:author="Microsoft Office User" w:date="2019-01-18T14:16:00Z">
        <w:r w:rsidDel="00DE5797">
          <w:delText>Non deve apparire nessuna forma di guida d’uso di librerie o di componenti utilizzati. Eventualmente questa va allegata.</w:delText>
        </w:r>
      </w:del>
    </w:p>
    <w:p w:rsidR="00D67B07" w:rsidDel="00DE5797" w:rsidRDefault="00B33048" w:rsidP="00B33048">
      <w:pPr>
        <w:rPr>
          <w:del w:id="487" w:author="Microsoft Office User" w:date="2019-01-18T14:16:00Z"/>
        </w:rPr>
      </w:pPr>
      <w:del w:id="488" w:author="Microsoft Office User" w:date="2019-01-18T14:16:00Z">
        <w:r w:rsidDel="00DE5797">
          <w:delText>Per eventuali dettagli si possono inserire riferimenti ai diari.</w:delText>
        </w:r>
      </w:del>
    </w:p>
    <w:p w:rsidR="00B33048" w:rsidRPr="00D03EA1" w:rsidRDefault="00B33048" w:rsidP="00B33048">
      <w:pPr>
        <w:pStyle w:val="Titolo1"/>
        <w:rPr>
          <w:lang w:val="it-IT"/>
        </w:rPr>
      </w:pPr>
      <w:bookmarkStart w:id="489" w:name="_Toc461179223"/>
      <w:bookmarkStart w:id="490" w:name="_Toc491247144"/>
      <w:r w:rsidRPr="00D03EA1">
        <w:rPr>
          <w:lang w:val="it-IT"/>
        </w:rPr>
        <w:t>Test</w:t>
      </w:r>
      <w:bookmarkEnd w:id="489"/>
      <w:bookmarkEnd w:id="490"/>
    </w:p>
    <w:p w:rsidR="00B33048" w:rsidRDefault="00B33048" w:rsidP="00B33048">
      <w:pPr>
        <w:pStyle w:val="Titolo2"/>
      </w:pPr>
      <w:bookmarkStart w:id="491" w:name="_Toc461179224"/>
      <w:bookmarkStart w:id="492" w:name="_Toc491247145"/>
      <w:r w:rsidRPr="00D03EA1">
        <w:t>Protocollo di test</w:t>
      </w:r>
      <w:bookmarkEnd w:id="491"/>
      <w:bookmarkEnd w:id="492"/>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DE5797"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DE5797"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DE5797"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DE5797"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DE5797"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Pr="00F82E06" w:rsidRDefault="00B33048" w:rsidP="00B33048">
      <w:pPr>
        <w:rPr>
          <w:lang w:val="en-US"/>
        </w:rPr>
      </w:pPr>
    </w:p>
    <w:p w:rsidR="00B33048" w:rsidRDefault="00B33048" w:rsidP="00B33048">
      <w:pPr>
        <w:pStyle w:val="Titolo2"/>
      </w:pPr>
      <w:bookmarkStart w:id="493" w:name="_Toc461179225"/>
      <w:bookmarkStart w:id="494" w:name="_Toc491247146"/>
      <w:r w:rsidRPr="00D03EA1">
        <w:t>Risultati test</w:t>
      </w:r>
      <w:bookmarkEnd w:id="493"/>
      <w:bookmarkEnd w:id="494"/>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495" w:name="_Toc461179226"/>
      <w:bookmarkStart w:id="496" w:name="_Toc491247147"/>
      <w:r>
        <w:t>Mancanze</w:t>
      </w:r>
      <w:r w:rsidRPr="00D03EA1">
        <w:t>/limitazioni conosciute</w:t>
      </w:r>
      <w:bookmarkEnd w:id="495"/>
      <w:bookmarkEnd w:id="496"/>
    </w:p>
    <w:p w:rsidR="00B33048" w:rsidRDefault="00B33048" w:rsidP="00B33048">
      <w:pPr>
        <w:rPr>
          <w:ins w:id="497" w:author="Microsoft Office User" w:date="2019-01-18T14:17:00Z"/>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66135F" w:rsidRPr="00EF7BC7" w:rsidRDefault="0066135F" w:rsidP="00B33048">
      <w:pPr>
        <w:rPr>
          <w:lang w:val="it-IT"/>
        </w:rPr>
      </w:pPr>
      <w:ins w:id="498" w:author="Microsoft Office User" w:date="2019-01-18T14:17:00Z">
        <w:r>
          <w:rPr>
            <w:lang w:val="it-IT"/>
          </w:rPr>
          <w:br w:type="page"/>
        </w:r>
      </w:ins>
    </w:p>
    <w:p w:rsidR="00B33048" w:rsidRDefault="00B33048" w:rsidP="00B33048">
      <w:pPr>
        <w:pStyle w:val="Titolo1"/>
        <w:rPr>
          <w:lang w:val="it-IT"/>
        </w:rPr>
      </w:pPr>
      <w:bookmarkStart w:id="499" w:name="_Toc461179227"/>
      <w:bookmarkStart w:id="500" w:name="_Toc491247148"/>
      <w:r>
        <w:rPr>
          <w:lang w:val="it-IT"/>
        </w:rPr>
        <w:lastRenderedPageBreak/>
        <w:t>Consuntivo</w:t>
      </w:r>
      <w:bookmarkEnd w:id="499"/>
      <w:bookmarkEnd w:id="500"/>
    </w:p>
    <w:p w:rsidR="00B33048" w:rsidRPr="00EF7BC7" w:rsidRDefault="00B33048" w:rsidP="00B33048">
      <w:pPr>
        <w:rPr>
          <w:lang w:val="it-IT"/>
        </w:rPr>
      </w:pPr>
      <w:r>
        <w:rPr>
          <w:lang w:val="it-IT"/>
        </w:rPr>
        <w:t>Consuntivo del tempo di lavoro effettivo e considerazioni riguardo le differenze rispetto alla pianificazione (</w:t>
      </w:r>
      <w:proofErr w:type="spellStart"/>
      <w:r>
        <w:rPr>
          <w:lang w:val="it-IT"/>
        </w:rPr>
        <w:t>cap</w:t>
      </w:r>
      <w:proofErr w:type="spellEnd"/>
      <w:r>
        <w:rPr>
          <w:lang w:val="it-IT"/>
        </w:rPr>
        <w:t xml:space="preserve"> 1.7) (ad esempio </w:t>
      </w:r>
      <w:proofErr w:type="spellStart"/>
      <w:r>
        <w:rPr>
          <w:lang w:val="it-IT"/>
        </w:rPr>
        <w:t>Gannt</w:t>
      </w:r>
      <w:proofErr w:type="spellEnd"/>
      <w:r>
        <w:rPr>
          <w:lang w:val="it-IT"/>
        </w:rPr>
        <w:t xml:space="preserve"> consuntivo).</w:t>
      </w:r>
    </w:p>
    <w:p w:rsidR="00B33048" w:rsidRPr="00D03EA1" w:rsidRDefault="00B33048" w:rsidP="00B33048">
      <w:pPr>
        <w:pStyle w:val="Titolo1"/>
        <w:rPr>
          <w:lang w:val="it-IT"/>
        </w:rPr>
      </w:pPr>
      <w:bookmarkStart w:id="501" w:name="_Toc461179228"/>
      <w:bookmarkStart w:id="502" w:name="_Toc491247149"/>
      <w:r w:rsidRPr="00D03EA1">
        <w:rPr>
          <w:lang w:val="it-IT"/>
        </w:rPr>
        <w:t>Conclusioni</w:t>
      </w:r>
      <w:bookmarkEnd w:id="501"/>
      <w:bookmarkEnd w:id="502"/>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w:t>
      </w:r>
      <w:proofErr w:type="spellStart"/>
      <w:r>
        <w:rPr>
          <w:lang w:val="it-IT"/>
        </w:rPr>
        <w:t>ecc</w:t>
      </w:r>
      <w:proofErr w:type="spellEnd"/>
    </w:p>
    <w:p w:rsidR="00B33048" w:rsidRDefault="00B33048" w:rsidP="00B33048">
      <w:pPr>
        <w:pStyle w:val="Titolo2"/>
      </w:pPr>
      <w:bookmarkStart w:id="503" w:name="_Toc461179229"/>
      <w:bookmarkStart w:id="504" w:name="_Toc491247150"/>
      <w:r w:rsidRPr="00D03EA1">
        <w:t>Sviluppi futuri</w:t>
      </w:r>
      <w:bookmarkEnd w:id="503"/>
      <w:bookmarkEnd w:id="504"/>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505" w:name="_Toc461179230"/>
      <w:bookmarkStart w:id="506" w:name="_Toc491247151"/>
      <w:r w:rsidRPr="00D03EA1">
        <w:t>Considerazioni personali</w:t>
      </w:r>
      <w:bookmarkEnd w:id="505"/>
      <w:bookmarkEnd w:id="506"/>
    </w:p>
    <w:p w:rsidR="00B33048" w:rsidRPr="00323A3B" w:rsidRDefault="00B33048" w:rsidP="00B33048">
      <w:pPr>
        <w:rPr>
          <w:lang w:val="it-IT"/>
        </w:rPr>
      </w:pPr>
      <w:r>
        <w:rPr>
          <w:lang w:val="it-IT"/>
        </w:rPr>
        <w:t xml:space="preserve">Cosa ho imparato in questo progetto? </w:t>
      </w:r>
      <w:proofErr w:type="spellStart"/>
      <w:r>
        <w:rPr>
          <w:lang w:val="it-IT"/>
        </w:rPr>
        <w:t>ecc</w:t>
      </w:r>
      <w:proofErr w:type="spellEnd"/>
    </w:p>
    <w:p w:rsidR="00B33048" w:rsidRPr="00D03EA1" w:rsidRDefault="00B33048" w:rsidP="00B33048">
      <w:pPr>
        <w:pStyle w:val="Titolo1"/>
        <w:rPr>
          <w:lang w:val="it-IT"/>
        </w:rPr>
      </w:pPr>
      <w:bookmarkStart w:id="507" w:name="_Toc461179231"/>
      <w:bookmarkStart w:id="508" w:name="_Toc491247152"/>
      <w:r w:rsidRPr="00D03EA1">
        <w:rPr>
          <w:lang w:val="it-IT"/>
        </w:rPr>
        <w:t>Bibliografia</w:t>
      </w:r>
      <w:bookmarkEnd w:id="507"/>
      <w:bookmarkEnd w:id="508"/>
    </w:p>
    <w:p w:rsidR="00B33048" w:rsidRPr="00811FD8" w:rsidDel="00213BB4" w:rsidRDefault="00B33048" w:rsidP="00B33048">
      <w:pPr>
        <w:pStyle w:val="Titolo2"/>
        <w:rPr>
          <w:del w:id="509" w:author="Microsoft Office User" w:date="2019-01-18T13:30:00Z"/>
        </w:rPr>
      </w:pPr>
      <w:bookmarkStart w:id="510" w:name="_Toc461179232"/>
      <w:bookmarkStart w:id="511" w:name="_Toc491247153"/>
      <w:del w:id="512" w:author="Microsoft Office User" w:date="2019-01-18T13:30:00Z">
        <w:r w:rsidRPr="00811FD8" w:rsidDel="00213BB4">
          <w:delText>Bibliografia per articoli di riviste:</w:delText>
        </w:r>
        <w:bookmarkEnd w:id="510"/>
        <w:bookmarkEnd w:id="511"/>
      </w:del>
    </w:p>
    <w:p w:rsidR="00B33048" w:rsidRPr="00D03EA1" w:rsidDel="00213BB4" w:rsidRDefault="00B33048" w:rsidP="00B33048">
      <w:pPr>
        <w:numPr>
          <w:ilvl w:val="0"/>
          <w:numId w:val="6"/>
        </w:numPr>
        <w:rPr>
          <w:del w:id="513" w:author="Microsoft Office User" w:date="2019-01-18T13:30:00Z"/>
          <w:lang w:val="it-IT"/>
        </w:rPr>
      </w:pPr>
      <w:del w:id="514" w:author="Microsoft Office User" w:date="2019-01-18T13:30:00Z">
        <w:r w:rsidRPr="00D03EA1" w:rsidDel="00213BB4">
          <w:rPr>
            <w:lang w:val="it-IT"/>
          </w:rPr>
          <w:delText>Cognome e nome (o iniziali) dell’autore o degli autori, o nome dell’organizzazione,</w:delText>
        </w:r>
      </w:del>
    </w:p>
    <w:p w:rsidR="00B33048" w:rsidRPr="00D03EA1" w:rsidDel="00213BB4" w:rsidRDefault="00B33048" w:rsidP="00B33048">
      <w:pPr>
        <w:numPr>
          <w:ilvl w:val="0"/>
          <w:numId w:val="6"/>
        </w:numPr>
        <w:rPr>
          <w:del w:id="515" w:author="Microsoft Office User" w:date="2019-01-18T13:30:00Z"/>
          <w:lang w:val="it-IT"/>
        </w:rPr>
      </w:pPr>
      <w:del w:id="516" w:author="Microsoft Office User" w:date="2019-01-18T13:30:00Z">
        <w:r w:rsidRPr="00D03EA1" w:rsidDel="00213BB4">
          <w:rPr>
            <w:lang w:val="it-IT"/>
          </w:rPr>
          <w:delText>Titolo dell’articolo (tra virgolette),</w:delText>
        </w:r>
      </w:del>
    </w:p>
    <w:p w:rsidR="00B33048" w:rsidDel="00213BB4" w:rsidRDefault="00B33048" w:rsidP="00B33048">
      <w:pPr>
        <w:numPr>
          <w:ilvl w:val="0"/>
          <w:numId w:val="6"/>
        </w:numPr>
        <w:rPr>
          <w:del w:id="517" w:author="Microsoft Office User" w:date="2019-01-18T13:30:00Z"/>
          <w:lang w:val="it-IT"/>
        </w:rPr>
      </w:pPr>
      <w:del w:id="518" w:author="Microsoft Office User" w:date="2019-01-18T13:30:00Z">
        <w:r w:rsidDel="00213BB4">
          <w:rPr>
            <w:lang w:val="it-IT"/>
          </w:rPr>
          <w:delText xml:space="preserve">Titolo della rivista </w:delText>
        </w:r>
        <w:r w:rsidRPr="00D03EA1" w:rsidDel="00213BB4">
          <w:rPr>
            <w:lang w:val="it-IT"/>
          </w:rPr>
          <w:delText>(in italico),</w:delText>
        </w:r>
      </w:del>
    </w:p>
    <w:p w:rsidR="00B33048" w:rsidRPr="00D03EA1" w:rsidDel="00213BB4" w:rsidRDefault="00B33048" w:rsidP="00B33048">
      <w:pPr>
        <w:numPr>
          <w:ilvl w:val="0"/>
          <w:numId w:val="6"/>
        </w:numPr>
        <w:rPr>
          <w:del w:id="519" w:author="Microsoft Office User" w:date="2019-01-18T13:30:00Z"/>
          <w:lang w:val="it-IT"/>
        </w:rPr>
      </w:pPr>
      <w:del w:id="520" w:author="Microsoft Office User" w:date="2019-01-18T13:30:00Z">
        <w:r w:rsidDel="00213BB4">
          <w:rPr>
            <w:lang w:val="it-IT"/>
          </w:rPr>
          <w:delText>Anno e numero</w:delText>
        </w:r>
      </w:del>
    </w:p>
    <w:p w:rsidR="00B33048" w:rsidRPr="00D03EA1" w:rsidDel="00213BB4" w:rsidRDefault="00B33048" w:rsidP="00B33048">
      <w:pPr>
        <w:numPr>
          <w:ilvl w:val="0"/>
          <w:numId w:val="6"/>
        </w:numPr>
        <w:rPr>
          <w:del w:id="521" w:author="Microsoft Office User" w:date="2019-01-18T13:30:00Z"/>
          <w:lang w:val="it-IT"/>
        </w:rPr>
      </w:pPr>
      <w:del w:id="522" w:author="Microsoft Office User" w:date="2019-01-18T13:30:00Z">
        <w:r w:rsidDel="00213BB4">
          <w:rPr>
            <w:lang w:val="it-IT"/>
          </w:rPr>
          <w:delText>Pagina iniziale</w:delText>
        </w:r>
        <w:r w:rsidRPr="00D03EA1" w:rsidDel="00213BB4">
          <w:rPr>
            <w:lang w:val="it-IT"/>
          </w:rPr>
          <w:delText xml:space="preserve"> dell’articolo,</w:delText>
        </w:r>
      </w:del>
    </w:p>
    <w:p w:rsidR="00B33048" w:rsidRPr="00D03EA1" w:rsidDel="00213BB4" w:rsidRDefault="00B33048" w:rsidP="00B33048">
      <w:pPr>
        <w:pStyle w:val="Titolo2"/>
        <w:rPr>
          <w:del w:id="523" w:author="Microsoft Office User" w:date="2019-01-18T13:30:00Z"/>
        </w:rPr>
      </w:pPr>
      <w:bookmarkStart w:id="524" w:name="_Toc461179233"/>
      <w:bookmarkStart w:id="525" w:name="_Toc491247154"/>
      <w:del w:id="526" w:author="Microsoft Office User" w:date="2019-01-18T13:30:00Z">
        <w:r w:rsidRPr="00D03EA1" w:rsidDel="00213BB4">
          <w:delText>Bibliografia per libri</w:delText>
        </w:r>
        <w:bookmarkEnd w:id="524"/>
        <w:bookmarkEnd w:id="525"/>
      </w:del>
    </w:p>
    <w:p w:rsidR="00B33048" w:rsidRPr="00D03EA1" w:rsidDel="00213BB4" w:rsidRDefault="00B33048" w:rsidP="00B33048">
      <w:pPr>
        <w:numPr>
          <w:ilvl w:val="0"/>
          <w:numId w:val="7"/>
        </w:numPr>
        <w:rPr>
          <w:del w:id="527" w:author="Microsoft Office User" w:date="2019-01-18T13:30:00Z"/>
          <w:lang w:val="it-IT"/>
        </w:rPr>
      </w:pPr>
      <w:del w:id="528" w:author="Microsoft Office User" w:date="2019-01-18T13:30:00Z">
        <w:r w:rsidRPr="00D03EA1" w:rsidDel="00213BB4">
          <w:rPr>
            <w:lang w:val="it-IT"/>
          </w:rPr>
          <w:delText>Cognome e nome (o iniziali) dell’autore o degli autori, o nome dell’organizzazione,</w:delText>
        </w:r>
      </w:del>
    </w:p>
    <w:p w:rsidR="00B33048" w:rsidRPr="00D03EA1" w:rsidDel="00213BB4" w:rsidRDefault="00B33048" w:rsidP="00B33048">
      <w:pPr>
        <w:numPr>
          <w:ilvl w:val="0"/>
          <w:numId w:val="7"/>
        </w:numPr>
        <w:rPr>
          <w:del w:id="529" w:author="Microsoft Office User" w:date="2019-01-18T13:30:00Z"/>
          <w:lang w:val="it-IT"/>
        </w:rPr>
      </w:pPr>
      <w:del w:id="530" w:author="Microsoft Office User" w:date="2019-01-18T13:30:00Z">
        <w:r w:rsidRPr="00D03EA1" w:rsidDel="00213BB4">
          <w:rPr>
            <w:lang w:val="it-IT"/>
          </w:rPr>
          <w:delText>Titolo del libro (in italico),</w:delText>
        </w:r>
      </w:del>
    </w:p>
    <w:p w:rsidR="00B33048" w:rsidRPr="00D03EA1" w:rsidDel="00213BB4" w:rsidRDefault="00B33048" w:rsidP="00B33048">
      <w:pPr>
        <w:numPr>
          <w:ilvl w:val="0"/>
          <w:numId w:val="7"/>
        </w:numPr>
        <w:rPr>
          <w:del w:id="531" w:author="Microsoft Office User" w:date="2019-01-18T13:30:00Z"/>
          <w:lang w:val="it-IT"/>
        </w:rPr>
      </w:pPr>
      <w:del w:id="532" w:author="Microsoft Office User" w:date="2019-01-18T13:30:00Z">
        <w:r w:rsidRPr="00D03EA1" w:rsidDel="00213BB4">
          <w:rPr>
            <w:lang w:val="it-IT"/>
          </w:rPr>
          <w:delText>ev. Numero di edizione,</w:delText>
        </w:r>
      </w:del>
    </w:p>
    <w:p w:rsidR="00B33048" w:rsidRPr="00D03EA1" w:rsidDel="00213BB4" w:rsidRDefault="00B33048" w:rsidP="00B33048">
      <w:pPr>
        <w:numPr>
          <w:ilvl w:val="0"/>
          <w:numId w:val="7"/>
        </w:numPr>
        <w:rPr>
          <w:del w:id="533" w:author="Microsoft Office User" w:date="2019-01-18T13:30:00Z"/>
          <w:lang w:val="it-IT"/>
        </w:rPr>
      </w:pPr>
      <w:del w:id="534" w:author="Microsoft Office User" w:date="2019-01-18T13:30:00Z">
        <w:r w:rsidRPr="00D03EA1" w:rsidDel="00213BB4">
          <w:rPr>
            <w:lang w:val="it-IT"/>
          </w:rPr>
          <w:delText>Nome dell’editore,</w:delText>
        </w:r>
      </w:del>
    </w:p>
    <w:p w:rsidR="00B33048" w:rsidRPr="00D03EA1" w:rsidDel="00213BB4" w:rsidRDefault="00B33048" w:rsidP="00B33048">
      <w:pPr>
        <w:numPr>
          <w:ilvl w:val="0"/>
          <w:numId w:val="7"/>
        </w:numPr>
        <w:rPr>
          <w:del w:id="535" w:author="Microsoft Office User" w:date="2019-01-18T13:30:00Z"/>
          <w:lang w:val="it-IT"/>
        </w:rPr>
      </w:pPr>
      <w:del w:id="536" w:author="Microsoft Office User" w:date="2019-01-18T13:30:00Z">
        <w:r w:rsidRPr="00D03EA1" w:rsidDel="00213BB4">
          <w:rPr>
            <w:lang w:val="it-IT"/>
          </w:rPr>
          <w:delText>Anno di pubblicazione,</w:delText>
        </w:r>
      </w:del>
    </w:p>
    <w:p w:rsidR="00B33048" w:rsidRPr="00957484" w:rsidDel="00213BB4" w:rsidRDefault="00B33048" w:rsidP="00B33048">
      <w:pPr>
        <w:numPr>
          <w:ilvl w:val="0"/>
          <w:numId w:val="7"/>
        </w:numPr>
        <w:rPr>
          <w:del w:id="537" w:author="Microsoft Office User" w:date="2019-01-18T13:30:00Z"/>
          <w:lang w:val="it-IT"/>
        </w:rPr>
      </w:pPr>
      <w:del w:id="538" w:author="Microsoft Office User" w:date="2019-01-18T13:30:00Z">
        <w:r w:rsidDel="00213BB4">
          <w:rPr>
            <w:lang w:val="it-IT"/>
          </w:rPr>
          <w:delText>ISBN</w:delText>
        </w:r>
        <w:r w:rsidRPr="00D03EA1" w:rsidDel="00213BB4">
          <w:rPr>
            <w:lang w:val="it-IT"/>
          </w:rPr>
          <w:delText>.</w:delText>
        </w:r>
      </w:del>
    </w:p>
    <w:p w:rsidR="00B33048" w:rsidRDefault="00B33048" w:rsidP="00B33048">
      <w:pPr>
        <w:pStyle w:val="Titolo2"/>
      </w:pPr>
      <w:bookmarkStart w:id="539" w:name="_Toc461179234"/>
      <w:bookmarkStart w:id="540" w:name="_Toc491247155"/>
      <w:proofErr w:type="spellStart"/>
      <w:r>
        <w:t>Sitografia</w:t>
      </w:r>
      <w:bookmarkEnd w:id="539"/>
      <w:bookmarkEnd w:id="540"/>
      <w:proofErr w:type="spellEnd"/>
    </w:p>
    <w:p w:rsidR="00213BB4" w:rsidRPr="00213BB4" w:rsidRDefault="007D0888" w:rsidP="00213BB4">
      <w:pPr>
        <w:pStyle w:val="Paragrafoelenco"/>
        <w:numPr>
          <w:ilvl w:val="0"/>
          <w:numId w:val="29"/>
        </w:numPr>
      </w:pPr>
      <w:hyperlink r:id="rId18" w:history="1">
        <w:r w:rsidR="00121344" w:rsidRPr="00695B09">
          <w:rPr>
            <w:rStyle w:val="Collegamentoipertestuale"/>
          </w:rPr>
          <w:t>https://digistump.com/wiki/digispark/tutorials/connecting</w:t>
        </w:r>
      </w:hyperlink>
      <w:r w:rsidR="007B6EFE" w:rsidRPr="00695B09">
        <w:br/>
      </w:r>
      <w:r w:rsidR="00121344" w:rsidRPr="00695B09">
        <w:rPr>
          <w:i/>
        </w:rPr>
        <w:t>digispark:tutorials:connecting [Digistump Wiki]</w:t>
      </w:r>
      <w:r w:rsidR="007B6EFE" w:rsidRPr="00695B09">
        <w:br/>
      </w:r>
      <w:r w:rsidR="00121344" w:rsidRPr="00695B09">
        <w:t>05 Dicembre 2018</w:t>
      </w:r>
    </w:p>
    <w:p w:rsidR="007B6EFE" w:rsidRDefault="00213BB4" w:rsidP="007B6EFE">
      <w:pPr>
        <w:numPr>
          <w:ilvl w:val="0"/>
          <w:numId w:val="9"/>
        </w:numPr>
        <w:rPr>
          <w:lang w:val="en-GB"/>
        </w:rPr>
      </w:pPr>
      <w:ins w:id="541" w:author="Microsoft Office User" w:date="2019-01-18T13:33:00Z">
        <w:r>
          <w:rPr>
            <w:rStyle w:val="Collegamentoipertestuale"/>
            <w:lang w:val="en-GB"/>
          </w:rPr>
          <w:fldChar w:fldCharType="begin"/>
        </w:r>
        <w:r>
          <w:rPr>
            <w:rStyle w:val="Collegamentoipertestuale"/>
            <w:lang w:val="en-GB"/>
          </w:rPr>
          <w:instrText xml:space="preserve"> HYPERLINK "</w:instrText>
        </w:r>
      </w:ins>
      <w:r w:rsidRPr="00213BB4">
        <w:rPr>
          <w:rStyle w:val="Collegamentoipertestuale"/>
          <w:lang w:val="en-GB"/>
        </w:rPr>
        <w:instrText>https://learn.adafruit.com/photocells/arduino-code</w:instrText>
      </w:r>
      <w:ins w:id="542" w:author="Microsoft Office User" w:date="2019-01-18T13:33:00Z">
        <w:r>
          <w:rPr>
            <w:rStyle w:val="Collegamentoipertestuale"/>
            <w:lang w:val="en-GB"/>
          </w:rPr>
          <w:instrText xml:space="preserve">" </w:instrText>
        </w:r>
        <w:r>
          <w:rPr>
            <w:rStyle w:val="Collegamentoipertestuale"/>
            <w:lang w:val="en-GB"/>
          </w:rPr>
          <w:fldChar w:fldCharType="separate"/>
        </w:r>
      </w:ins>
      <w:r w:rsidRPr="00213BB4">
        <w:rPr>
          <w:rStyle w:val="Collegamentoipertestuale"/>
          <w:lang w:val="en-GB"/>
        </w:rPr>
        <w:t>https://learn.adafruit.com/photocells/arduino-code</w:t>
      </w:r>
      <w:ins w:id="543" w:author="Microsoft Office User" w:date="2019-01-18T13:33:00Z">
        <w:r>
          <w:rPr>
            <w:rStyle w:val="Collegamentoipertestuale"/>
            <w:lang w:val="en-GB"/>
          </w:rPr>
          <w:fldChar w:fldCharType="end"/>
        </w:r>
      </w:ins>
      <w:r w:rsidR="007B6EFE">
        <w:rPr>
          <w:lang w:val="en-GB"/>
        </w:rPr>
        <w:br/>
      </w:r>
      <w:r w:rsidR="007B6EFE" w:rsidRPr="007B6EFE">
        <w:rPr>
          <w:lang w:val="en-GB"/>
        </w:rPr>
        <w:t>Arduino Code | Photocells | Adafruit Learning System</w:t>
      </w:r>
    </w:p>
    <w:p w:rsidR="00213BB4" w:rsidRDefault="007B6EFE" w:rsidP="00213BB4">
      <w:pPr>
        <w:ind w:left="720"/>
        <w:rPr>
          <w:ins w:id="544" w:author="Microsoft Office User" w:date="2019-01-18T13:33:00Z"/>
          <w:lang w:val="en-GB"/>
        </w:rPr>
      </w:pPr>
      <w:r>
        <w:rPr>
          <w:lang w:val="en-GB"/>
        </w:rPr>
        <w:t xml:space="preserve">05 </w:t>
      </w:r>
      <w:proofErr w:type="spellStart"/>
      <w:r>
        <w:rPr>
          <w:lang w:val="en-GB"/>
        </w:rPr>
        <w:t>Dicembre</w:t>
      </w:r>
      <w:proofErr w:type="spellEnd"/>
      <w:r>
        <w:rPr>
          <w:lang w:val="en-GB"/>
        </w:rPr>
        <w:t xml:space="preserve"> 2018</w:t>
      </w:r>
    </w:p>
    <w:p w:rsidR="00213BB4" w:rsidRPr="00213BB4" w:rsidRDefault="00213BB4" w:rsidP="00213BB4">
      <w:pPr>
        <w:pStyle w:val="Paragrafoelenco"/>
        <w:numPr>
          <w:ilvl w:val="0"/>
          <w:numId w:val="29"/>
        </w:numPr>
        <w:rPr>
          <w:ins w:id="545" w:author="Microsoft Office User" w:date="2019-01-18T13:33:00Z"/>
          <w:lang w:val="en-GB"/>
          <w:rPrChange w:id="546" w:author="Microsoft Office User" w:date="2019-01-18T13:33:00Z">
            <w:rPr>
              <w:ins w:id="547" w:author="Microsoft Office User" w:date="2019-01-18T13:33:00Z"/>
            </w:rPr>
          </w:rPrChange>
        </w:rPr>
      </w:pPr>
      <w:ins w:id="548" w:author="Microsoft Office User" w:date="2019-01-18T13:33:00Z">
        <w:r>
          <w:fldChar w:fldCharType="begin"/>
        </w:r>
        <w:r w:rsidRPr="00213BB4">
          <w:rPr>
            <w:lang w:val="en-GB"/>
            <w:rPrChange w:id="549" w:author="Microsoft Office User" w:date="2019-01-18T13:33:00Z">
              <w:rPr/>
            </w:rPrChange>
          </w:rPr>
          <w:instrText xml:space="preserve"> HYPERLINK "https://digistump.com/wiki/digispark/tutorials/lcd" </w:instrText>
        </w:r>
        <w:r>
          <w:fldChar w:fldCharType="separate"/>
        </w:r>
        <w:r w:rsidRPr="00213BB4">
          <w:rPr>
            <w:rStyle w:val="Collegamentoipertestuale"/>
            <w:lang w:val="en-GB"/>
            <w:rPrChange w:id="550" w:author="Microsoft Office User" w:date="2019-01-18T13:33:00Z">
              <w:rPr>
                <w:rStyle w:val="Collegamentoipertestuale"/>
              </w:rPr>
            </w:rPrChange>
          </w:rPr>
          <w:t>https://digistump.com/wiki/digispark/tutorials/lcd</w:t>
        </w:r>
        <w:r>
          <w:fldChar w:fldCharType="end"/>
        </w:r>
      </w:ins>
    </w:p>
    <w:p w:rsidR="00213BB4" w:rsidRDefault="00213BB4" w:rsidP="00213BB4">
      <w:pPr>
        <w:pStyle w:val="Paragrafoelenco"/>
        <w:rPr>
          <w:ins w:id="551" w:author="Microsoft Office User" w:date="2019-01-18T13:33:00Z"/>
          <w:rFonts w:ascii="Courier New" w:hAnsi="Courier New" w:cs="Courier New"/>
          <w:i/>
          <w:color w:val="000000"/>
          <w:lang w:val="en-US"/>
        </w:rPr>
      </w:pPr>
      <w:proofErr w:type="spellStart"/>
      <w:proofErr w:type="gramStart"/>
      <w:ins w:id="552" w:author="Microsoft Office User" w:date="2019-01-18T13:33:00Z">
        <w:r w:rsidRPr="004E3F0C">
          <w:rPr>
            <w:rFonts w:ascii="Courier New" w:hAnsi="Courier New" w:cs="Courier New"/>
            <w:i/>
            <w:color w:val="000000"/>
            <w:lang w:val="en-US"/>
          </w:rPr>
          <w:t>digispark:tutorials</w:t>
        </w:r>
        <w:proofErr w:type="gramEnd"/>
        <w:r w:rsidRPr="004E3F0C">
          <w:rPr>
            <w:rFonts w:ascii="Courier New" w:hAnsi="Courier New" w:cs="Courier New"/>
            <w:i/>
            <w:color w:val="000000"/>
            <w:lang w:val="en-US"/>
          </w:rPr>
          <w:t>:lcd</w:t>
        </w:r>
        <w:proofErr w:type="spellEnd"/>
        <w:r w:rsidRPr="004E3F0C">
          <w:rPr>
            <w:rFonts w:ascii="Courier New" w:hAnsi="Courier New" w:cs="Courier New"/>
            <w:i/>
            <w:color w:val="000000"/>
            <w:lang w:val="en-US"/>
          </w:rPr>
          <w:t xml:space="preserve"> [</w:t>
        </w:r>
        <w:proofErr w:type="spellStart"/>
        <w:r w:rsidRPr="004E3F0C">
          <w:rPr>
            <w:rFonts w:ascii="Courier New" w:hAnsi="Courier New" w:cs="Courier New"/>
            <w:i/>
            <w:color w:val="000000"/>
            <w:lang w:val="en-US"/>
          </w:rPr>
          <w:t>Digistump</w:t>
        </w:r>
        <w:proofErr w:type="spellEnd"/>
        <w:r w:rsidRPr="004E3F0C">
          <w:rPr>
            <w:rFonts w:ascii="Courier New" w:hAnsi="Courier New" w:cs="Courier New"/>
            <w:i/>
            <w:color w:val="000000"/>
            <w:lang w:val="en-US"/>
          </w:rPr>
          <w:t xml:space="preserve"> Wiki]</w:t>
        </w:r>
      </w:ins>
    </w:p>
    <w:p w:rsidR="00213BB4" w:rsidRPr="00213BB4" w:rsidRDefault="00213BB4">
      <w:pPr>
        <w:pStyle w:val="Paragrafoelenco"/>
        <w:rPr>
          <w:rFonts w:cs="Arial"/>
          <w:lang w:val="en-US"/>
          <w:rPrChange w:id="553" w:author="Microsoft Office User" w:date="2019-01-18T13:33:00Z">
            <w:rPr>
              <w:lang w:val="en-GB"/>
            </w:rPr>
          </w:rPrChange>
        </w:rPr>
        <w:pPrChange w:id="554" w:author="Microsoft Office User" w:date="2019-01-18T13:33:00Z">
          <w:pPr>
            <w:ind w:left="720"/>
          </w:pPr>
        </w:pPrChange>
      </w:pPr>
      <w:ins w:id="555" w:author="Microsoft Office User" w:date="2019-01-18T13:33:00Z">
        <w:r w:rsidRPr="004E3F0C">
          <w:rPr>
            <w:rFonts w:cs="Arial"/>
            <w:lang w:val="en-US"/>
          </w:rPr>
          <w:t xml:space="preserve">14 </w:t>
        </w:r>
        <w:proofErr w:type="spellStart"/>
        <w:r w:rsidRPr="004E3F0C">
          <w:rPr>
            <w:rFonts w:cs="Arial"/>
            <w:lang w:val="en-US"/>
          </w:rPr>
          <w:t>Dicembre</w:t>
        </w:r>
        <w:proofErr w:type="spellEnd"/>
        <w:r w:rsidRPr="004E3F0C">
          <w:rPr>
            <w:rFonts w:cs="Arial"/>
            <w:lang w:val="en-US"/>
          </w:rPr>
          <w:t xml:space="preserve"> 2018</w:t>
        </w:r>
      </w:ins>
    </w:p>
    <w:p w:rsidR="007B6EFE" w:rsidRPr="007B6EFE" w:rsidRDefault="007B6EFE" w:rsidP="007B6EFE">
      <w:pPr>
        <w:ind w:left="720"/>
        <w:rPr>
          <w:lang w:val="en-GB"/>
        </w:rPr>
      </w:pPr>
    </w:p>
    <w:p w:rsidR="00B33048" w:rsidRPr="00D03EA1" w:rsidRDefault="00B33048" w:rsidP="007B6EFE">
      <w:pPr>
        <w:numPr>
          <w:ilvl w:val="0"/>
          <w:numId w:val="30"/>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rsidR="00B33048" w:rsidRPr="00D03EA1" w:rsidRDefault="00B33048" w:rsidP="007B6EFE">
      <w:pPr>
        <w:numPr>
          <w:ilvl w:val="0"/>
          <w:numId w:val="30"/>
        </w:numPr>
        <w:rPr>
          <w:lang w:val="it-IT"/>
        </w:rPr>
      </w:pPr>
      <w:r>
        <w:rPr>
          <w:lang w:val="it-IT"/>
        </w:rPr>
        <w:t>Eventuale t</w:t>
      </w:r>
      <w:r w:rsidRPr="00D03EA1">
        <w:rPr>
          <w:lang w:val="it-IT"/>
        </w:rPr>
        <w:t>itolo della pagina (in italico),</w:t>
      </w:r>
    </w:p>
    <w:p w:rsidR="00B33048" w:rsidRPr="00D03EA1" w:rsidRDefault="00B33048" w:rsidP="007B6EFE">
      <w:pPr>
        <w:numPr>
          <w:ilvl w:val="0"/>
          <w:numId w:val="30"/>
        </w:numPr>
        <w:rPr>
          <w:lang w:val="it-IT"/>
        </w:rPr>
      </w:pPr>
      <w:r>
        <w:rPr>
          <w:lang w:val="it-IT"/>
        </w:rPr>
        <w:t>D</w:t>
      </w:r>
      <w:r w:rsidRPr="00D03EA1">
        <w:rPr>
          <w:lang w:val="it-IT"/>
        </w:rPr>
        <w:t>ata di consultazione (GG-MM-AAAA).</w:t>
      </w:r>
    </w:p>
    <w:p w:rsidR="00B33048" w:rsidRDefault="00B33048" w:rsidP="00B33048">
      <w:pPr>
        <w:rPr>
          <w:b/>
          <w:lang w:val="it-IT"/>
        </w:rPr>
      </w:pPr>
    </w:p>
    <w:p w:rsidR="00B33048" w:rsidRPr="00D03EA1" w:rsidRDefault="00B33048" w:rsidP="00B33048">
      <w:pPr>
        <w:rPr>
          <w:b/>
          <w:lang w:val="it-IT"/>
        </w:rPr>
      </w:pPr>
      <w:r w:rsidRPr="00D03EA1">
        <w:rPr>
          <w:b/>
          <w:lang w:val="it-IT"/>
        </w:rPr>
        <w:t>Esempio:</w:t>
      </w:r>
    </w:p>
    <w:p w:rsidR="00B33048" w:rsidRPr="00636244"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rsidR="00B33048" w:rsidRPr="00D03EA1" w:rsidRDefault="00B33048" w:rsidP="00B33048">
      <w:pPr>
        <w:pStyle w:val="Titolo1"/>
        <w:rPr>
          <w:lang w:val="it-IT"/>
        </w:rPr>
      </w:pPr>
      <w:bookmarkStart w:id="556" w:name="_Toc461179235"/>
      <w:bookmarkStart w:id="557" w:name="_Toc491247156"/>
      <w:r w:rsidRPr="00D03EA1">
        <w:rPr>
          <w:lang w:val="it-IT"/>
        </w:rPr>
        <w:t>Allegati</w:t>
      </w:r>
      <w:bookmarkEnd w:id="556"/>
      <w:bookmarkEnd w:id="557"/>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33048" w:rsidRPr="00D03EA1" w:rsidRDefault="00B33048" w:rsidP="00B33048"/>
    <w:p w:rsidR="00BF5C85" w:rsidRPr="00D03EA1" w:rsidRDefault="00BF5C85" w:rsidP="00620991">
      <w:pPr>
        <w:jc w:val="both"/>
      </w:pPr>
    </w:p>
    <w:sectPr w:rsidR="00BF5C85" w:rsidRPr="00D03EA1" w:rsidSect="00AB05BB">
      <w:headerReference w:type="even" r:id="rId19"/>
      <w:headerReference w:type="default" r:id="rId20"/>
      <w:footerReference w:type="even" r:id="rId21"/>
      <w:footerReference w:type="default" r:id="rId22"/>
      <w:headerReference w:type="first" r:id="rId23"/>
      <w:footerReference w:type="first" r:id="rId24"/>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6D92" w:rsidRDefault="00D76D92">
      <w:r>
        <w:separator/>
      </w:r>
    </w:p>
  </w:endnote>
  <w:endnote w:type="continuationSeparator" w:id="0">
    <w:p w:rsidR="00D76D92" w:rsidRDefault="00D76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888" w:rsidRDefault="007D088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888" w:rsidRDefault="007D0888" w:rsidP="002C797B">
    <w:pPr>
      <w:pStyle w:val="Pidipagina"/>
    </w:pPr>
    <w:r>
      <w:t>Matan Davidi, Filippo Finke</w:t>
    </w:r>
    <w:r>
      <w:tab/>
    </w:r>
    <w:r>
      <w:rPr>
        <w:noProof/>
      </w:rPr>
      <w:fldChar w:fldCharType="begin"/>
    </w:r>
    <w:r>
      <w:rPr>
        <w:noProof/>
      </w:rPr>
      <w:instrText xml:space="preserve"> FILENAME \* MERGEFORMAT </w:instrText>
    </w:r>
    <w:r>
      <w:rPr>
        <w:noProof/>
      </w:rPr>
      <w:fldChar w:fldCharType="separate"/>
    </w:r>
    <w:r>
      <w:rPr>
        <w:noProof/>
      </w:rPr>
      <w:t>2018.11.21_i3_davidi_finke_doc_prog2.docx</w:t>
    </w:r>
    <w:r>
      <w:rPr>
        <w:noProof/>
      </w:rPr>
      <w:fldChar w:fldCharType="end"/>
    </w:r>
    <w:r>
      <w:tab/>
      <w:t xml:space="preserve">Versione: </w:t>
    </w:r>
    <w:r>
      <w:fldChar w:fldCharType="begin"/>
    </w:r>
    <w:r>
      <w:instrText xml:space="preserve"> TIME \@ "dd.MM.yyyy" </w:instrText>
    </w:r>
    <w:r>
      <w:fldChar w:fldCharType="separate"/>
    </w:r>
    <w:ins w:id="558" w:author="Microsoft Office User" w:date="2019-01-18T14:14:00Z">
      <w:r>
        <w:rPr>
          <w:noProof/>
        </w:rPr>
        <w:t>18.01.2019</w:t>
      </w:r>
    </w:ins>
    <w:del w:id="559" w:author="Microsoft Office User" w:date="2019-01-18T13:29:00Z">
      <w:r w:rsidDel="00213BB4">
        <w:rPr>
          <w:noProof/>
        </w:rPr>
        <w:delText>19.12.2018</w:delText>
      </w:r>
    </w:del>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888" w:rsidRDefault="007D0888"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6D92" w:rsidRDefault="00D76D92">
      <w:r>
        <w:separator/>
      </w:r>
    </w:p>
  </w:footnote>
  <w:footnote w:type="continuationSeparator" w:id="0">
    <w:p w:rsidR="00D76D92" w:rsidRDefault="00D76D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888" w:rsidRDefault="007D088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D088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7D0888" w:rsidRDefault="007D0888">
          <w:pPr>
            <w:pStyle w:val="Intestazione"/>
            <w:jc w:val="center"/>
            <w:rPr>
              <w:rFonts w:cs="Arial"/>
              <w:b/>
              <w:bCs/>
              <w:sz w:val="36"/>
            </w:rPr>
          </w:pPr>
          <w:r>
            <w:rPr>
              <w:rFonts w:cs="Arial"/>
              <w:noProof/>
              <w:sz w:val="28"/>
            </w:rPr>
            <w:drawing>
              <wp:inline distT="0" distB="0" distL="0" distR="0">
                <wp:extent cx="601980" cy="6019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D0888" w:rsidRDefault="007D0888"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7D0888" w:rsidRDefault="007D0888">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D088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7D0888" w:rsidRDefault="007D0888">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D0888" w:rsidRDefault="007D0888">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7D0888" w:rsidRDefault="007D0888">
          <w:pPr>
            <w:pStyle w:val="Intestazione"/>
            <w:jc w:val="center"/>
            <w:rPr>
              <w:rFonts w:cs="Arial"/>
              <w:lang w:val="it-IT"/>
            </w:rPr>
          </w:pPr>
        </w:p>
      </w:tc>
    </w:tr>
  </w:tbl>
  <w:p w:rsidR="007D0888" w:rsidRDefault="007D0888">
    <w:pPr>
      <w:pStyle w:val="Intestazione"/>
      <w:rPr>
        <w:rFonts w:cs="Arial"/>
        <w:sz w:val="8"/>
        <w:lang w:val="it-I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7D0888">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7D0888" w:rsidRDefault="007D0888">
          <w:pPr>
            <w:pStyle w:val="Intestazione"/>
            <w:jc w:val="center"/>
            <w:rPr>
              <w:rFonts w:cs="Arial"/>
              <w:b/>
              <w:bCs/>
              <w:sz w:val="36"/>
            </w:rPr>
          </w:pPr>
          <w:r>
            <w:rPr>
              <w:rFonts w:cs="Arial"/>
              <w:noProof/>
              <w:sz w:val="28"/>
            </w:rPr>
            <w:drawing>
              <wp:inline distT="0" distB="0" distL="0" distR="0">
                <wp:extent cx="601980" cy="6019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D0888" w:rsidRDefault="007D0888" w:rsidP="00AB05BB">
          <w:pPr>
            <w:pStyle w:val="Intestazione"/>
            <w:jc w:val="center"/>
            <w:rPr>
              <w:rFonts w:cs="Arial"/>
              <w:b/>
              <w:sz w:val="24"/>
              <w:szCs w:val="24"/>
            </w:rPr>
          </w:pPr>
          <w:r>
            <w:rPr>
              <w:rFonts w:cs="Arial"/>
              <w:b/>
              <w:sz w:val="24"/>
              <w:szCs w:val="24"/>
            </w:rPr>
            <w:t>Scuola Arti e Mestieri Trevano</w:t>
          </w:r>
        </w:p>
      </w:tc>
    </w:tr>
    <w:tr w:rsidR="007D0888">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7D0888" w:rsidRDefault="007D0888">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D0888" w:rsidRDefault="007D0888">
          <w:pPr>
            <w:pStyle w:val="Intestazione"/>
            <w:jc w:val="center"/>
            <w:rPr>
              <w:rFonts w:cs="Arial"/>
              <w:b/>
              <w:sz w:val="24"/>
              <w:szCs w:val="24"/>
            </w:rPr>
          </w:pPr>
          <w:r>
            <w:rPr>
              <w:rFonts w:cs="Arial"/>
              <w:b/>
              <w:sz w:val="24"/>
              <w:szCs w:val="24"/>
            </w:rPr>
            <w:t>Sezione informatica</w:t>
          </w:r>
        </w:p>
      </w:tc>
    </w:tr>
  </w:tbl>
  <w:p w:rsidR="007D0888" w:rsidRPr="002C797B" w:rsidRDefault="007D0888"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84F4260A"/>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EC6ECA"/>
    <w:multiLevelType w:val="hybridMultilevel"/>
    <w:tmpl w:val="27E8606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053096"/>
    <w:multiLevelType w:val="hybridMultilevel"/>
    <w:tmpl w:val="3482B47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D24996"/>
    <w:multiLevelType w:val="hybridMultilevel"/>
    <w:tmpl w:val="0C44EC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18B77B2"/>
    <w:multiLevelType w:val="hybridMultilevel"/>
    <w:tmpl w:val="7A964E4A"/>
    <w:lvl w:ilvl="0" w:tplc="0810000F">
      <w:start w:val="1"/>
      <w:numFmt w:val="decimal"/>
      <w:lvlText w:val="%1."/>
      <w:lvlJc w:val="left"/>
      <w:pPr>
        <w:tabs>
          <w:tab w:val="num" w:pos="720"/>
        </w:tabs>
        <w:ind w:left="720" w:hanging="360"/>
      </w:pPr>
      <w:rPr>
        <w:rFonts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CDA7549"/>
    <w:multiLevelType w:val="hybridMultilevel"/>
    <w:tmpl w:val="780037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0FE4ABF"/>
    <w:multiLevelType w:val="hybridMultilevel"/>
    <w:tmpl w:val="F080DFD4"/>
    <w:lvl w:ilvl="0" w:tplc="5BD20BC4">
      <w:start w:val="1"/>
      <w:numFmt w:val="bullet"/>
      <w:lvlText w:val=""/>
      <w:lvlJc w:val="left"/>
      <w:pPr>
        <w:ind w:left="720" w:hanging="360"/>
      </w:pPr>
      <w:rPr>
        <w:rFonts w:ascii="Symbol" w:hAnsi="Symbol" w:hint="default"/>
        <w:lang w:val="it-CH"/>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4B2C2107"/>
    <w:multiLevelType w:val="hybridMultilevel"/>
    <w:tmpl w:val="80804604"/>
    <w:lvl w:ilvl="0" w:tplc="08100003">
      <w:start w:val="1"/>
      <w:numFmt w:val="bullet"/>
      <w:lvlText w:val="o"/>
      <w:lvlJc w:val="left"/>
      <w:pPr>
        <w:ind w:left="720" w:hanging="360"/>
      </w:pPr>
      <w:rPr>
        <w:rFonts w:ascii="Courier New" w:hAnsi="Courier New" w:cs="Courier New"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4D9A5224"/>
    <w:multiLevelType w:val="hybridMultilevel"/>
    <w:tmpl w:val="F35835E6"/>
    <w:lvl w:ilvl="0" w:tplc="08100003">
      <w:start w:val="1"/>
      <w:numFmt w:val="bullet"/>
      <w:lvlText w:val="o"/>
      <w:lvlJc w:val="left"/>
      <w:pPr>
        <w:ind w:left="1080" w:hanging="360"/>
      </w:pPr>
      <w:rPr>
        <w:rFonts w:ascii="Courier New" w:hAnsi="Courier New" w:cs="Courier New"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7" w15:restartNumberingAfterBreak="0">
    <w:nsid w:val="4FAE048B"/>
    <w:multiLevelType w:val="hybridMultilevel"/>
    <w:tmpl w:val="E294E1F6"/>
    <w:lvl w:ilvl="0" w:tplc="08100003">
      <w:start w:val="1"/>
      <w:numFmt w:val="bullet"/>
      <w:lvlText w:val="o"/>
      <w:lvlJc w:val="left"/>
      <w:pPr>
        <w:ind w:left="1080" w:hanging="360"/>
      </w:pPr>
      <w:rPr>
        <w:rFonts w:ascii="Courier New" w:hAnsi="Courier New" w:cs="Courier New"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8" w15:restartNumberingAfterBreak="0">
    <w:nsid w:val="57C86EE7"/>
    <w:multiLevelType w:val="multilevel"/>
    <w:tmpl w:val="60CCE4A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lang w:val="it-CH"/>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AFA70C9"/>
    <w:multiLevelType w:val="hybridMultilevel"/>
    <w:tmpl w:val="2BE457B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0C831B6"/>
    <w:multiLevelType w:val="hybridMultilevel"/>
    <w:tmpl w:val="A034599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D8A217D"/>
    <w:multiLevelType w:val="hybridMultilevel"/>
    <w:tmpl w:val="BF94365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EEF6FE5"/>
    <w:multiLevelType w:val="hybridMultilevel"/>
    <w:tmpl w:val="C9D6CC9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11"/>
  </w:num>
  <w:num w:numId="4">
    <w:abstractNumId w:val="1"/>
  </w:num>
  <w:num w:numId="5">
    <w:abstractNumId w:val="6"/>
  </w:num>
  <w:num w:numId="6">
    <w:abstractNumId w:val="22"/>
  </w:num>
  <w:num w:numId="7">
    <w:abstractNumId w:val="12"/>
  </w:num>
  <w:num w:numId="8">
    <w:abstractNumId w:val="23"/>
  </w:num>
  <w:num w:numId="9">
    <w:abstractNumId w:val="0"/>
  </w:num>
  <w:num w:numId="10">
    <w:abstractNumId w:val="26"/>
  </w:num>
  <w:num w:numId="11">
    <w:abstractNumId w:val="27"/>
  </w:num>
  <w:num w:numId="12">
    <w:abstractNumId w:val="8"/>
  </w:num>
  <w:num w:numId="13">
    <w:abstractNumId w:val="3"/>
  </w:num>
  <w:num w:numId="14">
    <w:abstractNumId w:val="28"/>
  </w:num>
  <w:num w:numId="15">
    <w:abstractNumId w:val="9"/>
  </w:num>
  <w:num w:numId="16">
    <w:abstractNumId w:val="18"/>
  </w:num>
  <w:num w:numId="17">
    <w:abstractNumId w:val="24"/>
  </w:num>
  <w:num w:numId="18">
    <w:abstractNumId w:val="18"/>
  </w:num>
  <w:num w:numId="19">
    <w:abstractNumId w:val="18"/>
  </w:num>
  <w:num w:numId="20">
    <w:abstractNumId w:val="18"/>
  </w:num>
  <w:num w:numId="21">
    <w:abstractNumId w:val="18"/>
  </w:num>
  <w:num w:numId="22">
    <w:abstractNumId w:val="18"/>
  </w:num>
  <w:num w:numId="23">
    <w:abstractNumId w:val="21"/>
  </w:num>
  <w:num w:numId="24">
    <w:abstractNumId w:val="18"/>
  </w:num>
  <w:num w:numId="25">
    <w:abstractNumId w:val="14"/>
  </w:num>
  <w:num w:numId="26">
    <w:abstractNumId w:val="20"/>
  </w:num>
  <w:num w:numId="27">
    <w:abstractNumId w:val="5"/>
  </w:num>
  <w:num w:numId="28">
    <w:abstractNumId w:val="7"/>
  </w:num>
  <w:num w:numId="29">
    <w:abstractNumId w:val="13"/>
  </w:num>
  <w:num w:numId="30">
    <w:abstractNumId w:val="10"/>
  </w:num>
  <w:num w:numId="31">
    <w:abstractNumId w:val="29"/>
  </w:num>
  <w:num w:numId="32">
    <w:abstractNumId w:val="25"/>
  </w:num>
  <w:num w:numId="33">
    <w:abstractNumId w:val="2"/>
  </w:num>
  <w:num w:numId="34">
    <w:abstractNumId w:val="19"/>
  </w:num>
  <w:num w:numId="35">
    <w:abstractNumId w:val="16"/>
  </w:num>
  <w:num w:numId="36">
    <w:abstractNumId w:val="15"/>
  </w:num>
  <w:num w:numId="37">
    <w:abstractNumId w:val="17"/>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Matan Davidi">
    <w15:presenceInfo w15:providerId="None" w15:userId="Matan Davi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1B4"/>
    <w:rsid w:val="00012758"/>
    <w:rsid w:val="000160AA"/>
    <w:rsid w:val="00033F53"/>
    <w:rsid w:val="0003641C"/>
    <w:rsid w:val="000402A1"/>
    <w:rsid w:val="000647C3"/>
    <w:rsid w:val="0007793A"/>
    <w:rsid w:val="00086641"/>
    <w:rsid w:val="000A6929"/>
    <w:rsid w:val="000B5E57"/>
    <w:rsid w:val="000B63B2"/>
    <w:rsid w:val="000B6446"/>
    <w:rsid w:val="000D0EA1"/>
    <w:rsid w:val="000E1993"/>
    <w:rsid w:val="000E4A01"/>
    <w:rsid w:val="00100A3C"/>
    <w:rsid w:val="00121344"/>
    <w:rsid w:val="001233B1"/>
    <w:rsid w:val="00140B3D"/>
    <w:rsid w:val="0014280A"/>
    <w:rsid w:val="001514B1"/>
    <w:rsid w:val="001665EE"/>
    <w:rsid w:val="001860B1"/>
    <w:rsid w:val="00186E96"/>
    <w:rsid w:val="00196CCF"/>
    <w:rsid w:val="001A00E1"/>
    <w:rsid w:val="001A3D0E"/>
    <w:rsid w:val="001B728A"/>
    <w:rsid w:val="001B7C64"/>
    <w:rsid w:val="001C7E06"/>
    <w:rsid w:val="001E70BB"/>
    <w:rsid w:val="001F2449"/>
    <w:rsid w:val="00213BB4"/>
    <w:rsid w:val="0021560B"/>
    <w:rsid w:val="00220664"/>
    <w:rsid w:val="00224725"/>
    <w:rsid w:val="002257B2"/>
    <w:rsid w:val="00235A34"/>
    <w:rsid w:val="00235B0B"/>
    <w:rsid w:val="00237B2B"/>
    <w:rsid w:val="00240E6B"/>
    <w:rsid w:val="002526E5"/>
    <w:rsid w:val="0025612B"/>
    <w:rsid w:val="002569A1"/>
    <w:rsid w:val="00256A5C"/>
    <w:rsid w:val="00260AE8"/>
    <w:rsid w:val="00272BFB"/>
    <w:rsid w:val="00284591"/>
    <w:rsid w:val="002A5F8B"/>
    <w:rsid w:val="002B7C01"/>
    <w:rsid w:val="002C1335"/>
    <w:rsid w:val="002C797B"/>
    <w:rsid w:val="002D4D4C"/>
    <w:rsid w:val="002D6483"/>
    <w:rsid w:val="002E2227"/>
    <w:rsid w:val="002F26B9"/>
    <w:rsid w:val="002F5520"/>
    <w:rsid w:val="00301B70"/>
    <w:rsid w:val="0030797F"/>
    <w:rsid w:val="003119BF"/>
    <w:rsid w:val="00323A3B"/>
    <w:rsid w:val="0032491C"/>
    <w:rsid w:val="003604F7"/>
    <w:rsid w:val="00363D52"/>
    <w:rsid w:val="00364411"/>
    <w:rsid w:val="0037503F"/>
    <w:rsid w:val="00385C1E"/>
    <w:rsid w:val="00387707"/>
    <w:rsid w:val="003A63B1"/>
    <w:rsid w:val="003A70D6"/>
    <w:rsid w:val="003C48BD"/>
    <w:rsid w:val="003D0D74"/>
    <w:rsid w:val="003D1CA0"/>
    <w:rsid w:val="003E1862"/>
    <w:rsid w:val="003F639C"/>
    <w:rsid w:val="003F64BD"/>
    <w:rsid w:val="0041559B"/>
    <w:rsid w:val="00417B29"/>
    <w:rsid w:val="00422EAB"/>
    <w:rsid w:val="0042378C"/>
    <w:rsid w:val="0042623E"/>
    <w:rsid w:val="0043013A"/>
    <w:rsid w:val="00433551"/>
    <w:rsid w:val="004654BE"/>
    <w:rsid w:val="00467339"/>
    <w:rsid w:val="00481876"/>
    <w:rsid w:val="004955A5"/>
    <w:rsid w:val="00496E54"/>
    <w:rsid w:val="004974F1"/>
    <w:rsid w:val="004A3CE2"/>
    <w:rsid w:val="004B1A69"/>
    <w:rsid w:val="004B45F2"/>
    <w:rsid w:val="004C7F30"/>
    <w:rsid w:val="004E5973"/>
    <w:rsid w:val="004E68AE"/>
    <w:rsid w:val="004F6799"/>
    <w:rsid w:val="00502328"/>
    <w:rsid w:val="005048DB"/>
    <w:rsid w:val="0050706F"/>
    <w:rsid w:val="0051234D"/>
    <w:rsid w:val="00513069"/>
    <w:rsid w:val="00517281"/>
    <w:rsid w:val="00525503"/>
    <w:rsid w:val="00526A09"/>
    <w:rsid w:val="00534592"/>
    <w:rsid w:val="00546FA2"/>
    <w:rsid w:val="005614B6"/>
    <w:rsid w:val="005C6886"/>
    <w:rsid w:val="005F3563"/>
    <w:rsid w:val="005F48DE"/>
    <w:rsid w:val="005F5D7D"/>
    <w:rsid w:val="006001E9"/>
    <w:rsid w:val="00620991"/>
    <w:rsid w:val="00624024"/>
    <w:rsid w:val="00636244"/>
    <w:rsid w:val="0066135F"/>
    <w:rsid w:val="006655D5"/>
    <w:rsid w:val="00681405"/>
    <w:rsid w:val="00691EE0"/>
    <w:rsid w:val="00695B09"/>
    <w:rsid w:val="006C6BAE"/>
    <w:rsid w:val="006D1DF1"/>
    <w:rsid w:val="006D4842"/>
    <w:rsid w:val="006E2A99"/>
    <w:rsid w:val="006E4A10"/>
    <w:rsid w:val="006E4EEE"/>
    <w:rsid w:val="00702AF1"/>
    <w:rsid w:val="00702C8D"/>
    <w:rsid w:val="00703787"/>
    <w:rsid w:val="00705F98"/>
    <w:rsid w:val="00717FD4"/>
    <w:rsid w:val="0072427A"/>
    <w:rsid w:val="0074415C"/>
    <w:rsid w:val="007448A5"/>
    <w:rsid w:val="007530DE"/>
    <w:rsid w:val="00760600"/>
    <w:rsid w:val="00773B12"/>
    <w:rsid w:val="00776A09"/>
    <w:rsid w:val="007866EE"/>
    <w:rsid w:val="0079049F"/>
    <w:rsid w:val="007B6EFE"/>
    <w:rsid w:val="007D0888"/>
    <w:rsid w:val="007D706F"/>
    <w:rsid w:val="007E1397"/>
    <w:rsid w:val="007E27E1"/>
    <w:rsid w:val="007E77B7"/>
    <w:rsid w:val="007F151F"/>
    <w:rsid w:val="007F7668"/>
    <w:rsid w:val="00811FD8"/>
    <w:rsid w:val="0081798D"/>
    <w:rsid w:val="008304ED"/>
    <w:rsid w:val="00836000"/>
    <w:rsid w:val="00840972"/>
    <w:rsid w:val="00850DE4"/>
    <w:rsid w:val="00855330"/>
    <w:rsid w:val="00856D56"/>
    <w:rsid w:val="0088274C"/>
    <w:rsid w:val="008904F5"/>
    <w:rsid w:val="00891A14"/>
    <w:rsid w:val="008937B3"/>
    <w:rsid w:val="008B39F2"/>
    <w:rsid w:val="008B7193"/>
    <w:rsid w:val="008D251E"/>
    <w:rsid w:val="008D50CA"/>
    <w:rsid w:val="008D5FBE"/>
    <w:rsid w:val="008D63D0"/>
    <w:rsid w:val="008F0135"/>
    <w:rsid w:val="008F0EDF"/>
    <w:rsid w:val="00910E7F"/>
    <w:rsid w:val="00915ADA"/>
    <w:rsid w:val="0091700A"/>
    <w:rsid w:val="0093384F"/>
    <w:rsid w:val="00952BBC"/>
    <w:rsid w:val="00957484"/>
    <w:rsid w:val="00962753"/>
    <w:rsid w:val="00972BFB"/>
    <w:rsid w:val="00976822"/>
    <w:rsid w:val="009773E8"/>
    <w:rsid w:val="009816AB"/>
    <w:rsid w:val="009B3BC2"/>
    <w:rsid w:val="009C22CE"/>
    <w:rsid w:val="009E1227"/>
    <w:rsid w:val="009E5303"/>
    <w:rsid w:val="009F4FD5"/>
    <w:rsid w:val="00A12336"/>
    <w:rsid w:val="00A13067"/>
    <w:rsid w:val="00A206BD"/>
    <w:rsid w:val="00A24083"/>
    <w:rsid w:val="00A26D12"/>
    <w:rsid w:val="00A273C5"/>
    <w:rsid w:val="00A317E1"/>
    <w:rsid w:val="00A44FCC"/>
    <w:rsid w:val="00A52695"/>
    <w:rsid w:val="00A6318D"/>
    <w:rsid w:val="00A71557"/>
    <w:rsid w:val="00A7451A"/>
    <w:rsid w:val="00A83338"/>
    <w:rsid w:val="00A85674"/>
    <w:rsid w:val="00A967FB"/>
    <w:rsid w:val="00AB05BB"/>
    <w:rsid w:val="00AB6418"/>
    <w:rsid w:val="00B3058D"/>
    <w:rsid w:val="00B321F2"/>
    <w:rsid w:val="00B33048"/>
    <w:rsid w:val="00B34714"/>
    <w:rsid w:val="00B53DA9"/>
    <w:rsid w:val="00B54979"/>
    <w:rsid w:val="00B54F29"/>
    <w:rsid w:val="00B66007"/>
    <w:rsid w:val="00B66E02"/>
    <w:rsid w:val="00B66FB0"/>
    <w:rsid w:val="00B74DC5"/>
    <w:rsid w:val="00B7600A"/>
    <w:rsid w:val="00B81BBD"/>
    <w:rsid w:val="00B826FB"/>
    <w:rsid w:val="00BA24E5"/>
    <w:rsid w:val="00BA52ED"/>
    <w:rsid w:val="00BB3282"/>
    <w:rsid w:val="00BC2D09"/>
    <w:rsid w:val="00BC66E4"/>
    <w:rsid w:val="00BD0630"/>
    <w:rsid w:val="00BD0E15"/>
    <w:rsid w:val="00BE7766"/>
    <w:rsid w:val="00BF20FD"/>
    <w:rsid w:val="00BF5C85"/>
    <w:rsid w:val="00C06EA3"/>
    <w:rsid w:val="00C11088"/>
    <w:rsid w:val="00C239FE"/>
    <w:rsid w:val="00C27D3A"/>
    <w:rsid w:val="00C3238A"/>
    <w:rsid w:val="00C37B0C"/>
    <w:rsid w:val="00C456F2"/>
    <w:rsid w:val="00C47B75"/>
    <w:rsid w:val="00C75E22"/>
    <w:rsid w:val="00C84217"/>
    <w:rsid w:val="00C85F41"/>
    <w:rsid w:val="00CB4B6F"/>
    <w:rsid w:val="00CD558D"/>
    <w:rsid w:val="00CD6FB5"/>
    <w:rsid w:val="00CE0236"/>
    <w:rsid w:val="00CF1FCF"/>
    <w:rsid w:val="00CF4543"/>
    <w:rsid w:val="00CF658D"/>
    <w:rsid w:val="00D00B78"/>
    <w:rsid w:val="00D0301D"/>
    <w:rsid w:val="00D035E7"/>
    <w:rsid w:val="00D4377B"/>
    <w:rsid w:val="00D67B07"/>
    <w:rsid w:val="00D67C44"/>
    <w:rsid w:val="00D76D92"/>
    <w:rsid w:val="00D823AE"/>
    <w:rsid w:val="00D85781"/>
    <w:rsid w:val="00D92FFC"/>
    <w:rsid w:val="00D93FF7"/>
    <w:rsid w:val="00D940E9"/>
    <w:rsid w:val="00DA3C74"/>
    <w:rsid w:val="00DA47BC"/>
    <w:rsid w:val="00DA4ECA"/>
    <w:rsid w:val="00DB3E6B"/>
    <w:rsid w:val="00DB4FAC"/>
    <w:rsid w:val="00DC56C1"/>
    <w:rsid w:val="00DD22F7"/>
    <w:rsid w:val="00DD4E7C"/>
    <w:rsid w:val="00DD5772"/>
    <w:rsid w:val="00DE5797"/>
    <w:rsid w:val="00DF656B"/>
    <w:rsid w:val="00DF74AB"/>
    <w:rsid w:val="00E10941"/>
    <w:rsid w:val="00E21CDE"/>
    <w:rsid w:val="00E26F6D"/>
    <w:rsid w:val="00E30B24"/>
    <w:rsid w:val="00E53BCF"/>
    <w:rsid w:val="00E56FBD"/>
    <w:rsid w:val="00E57759"/>
    <w:rsid w:val="00E6362D"/>
    <w:rsid w:val="00E652F8"/>
    <w:rsid w:val="00E73EDC"/>
    <w:rsid w:val="00E84DA6"/>
    <w:rsid w:val="00E9224D"/>
    <w:rsid w:val="00E94CCF"/>
    <w:rsid w:val="00E958B5"/>
    <w:rsid w:val="00EB2C73"/>
    <w:rsid w:val="00EB64F4"/>
    <w:rsid w:val="00EC1CA2"/>
    <w:rsid w:val="00EC3A42"/>
    <w:rsid w:val="00EC71A1"/>
    <w:rsid w:val="00ED0C1B"/>
    <w:rsid w:val="00EE5E48"/>
    <w:rsid w:val="00EF7BC7"/>
    <w:rsid w:val="00F11A2E"/>
    <w:rsid w:val="00F23136"/>
    <w:rsid w:val="00F35E7C"/>
    <w:rsid w:val="00F41A49"/>
    <w:rsid w:val="00F56F23"/>
    <w:rsid w:val="00F641FB"/>
    <w:rsid w:val="00F834E2"/>
    <w:rsid w:val="00F905ED"/>
    <w:rsid w:val="00F93348"/>
    <w:rsid w:val="00FA145B"/>
    <w:rsid w:val="00FC0B94"/>
    <w:rsid w:val="00FC6A10"/>
    <w:rsid w:val="00FE2FC6"/>
    <w:rsid w:val="00FE5146"/>
    <w:rsid w:val="00FF388D"/>
    <w:rsid w:val="00FF588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CDA6945"/>
  <w15:chartTrackingRefBased/>
  <w15:docId w15:val="{E955049E-8F24-4A18-97BD-21D89BC0F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Menzionenonrisolta">
    <w:name w:val="Unresolved Mention"/>
    <w:basedOn w:val="Carpredefinitoparagrafo"/>
    <w:uiPriority w:val="99"/>
    <w:semiHidden/>
    <w:unhideWhenUsed/>
    <w:rsid w:val="003A70D6"/>
    <w:rPr>
      <w:color w:val="605E5C"/>
      <w:shd w:val="clear" w:color="auto" w:fill="E1DFDD"/>
    </w:rPr>
  </w:style>
  <w:style w:type="character" w:styleId="Collegamentovisitato">
    <w:name w:val="FollowedHyperlink"/>
    <w:basedOn w:val="Carpredefinitoparagrafo"/>
    <w:uiPriority w:val="99"/>
    <w:semiHidden/>
    <w:unhideWhenUsed/>
    <w:rsid w:val="004B1A69"/>
    <w:rPr>
      <w:color w:val="954F72" w:themeColor="followedHyperlink"/>
      <w:u w:val="single"/>
    </w:rPr>
  </w:style>
  <w:style w:type="paragraph" w:styleId="Paragrafoelenco">
    <w:name w:val="List Paragraph"/>
    <w:basedOn w:val="Normale"/>
    <w:uiPriority w:val="34"/>
    <w:qFormat/>
    <w:rsid w:val="008904F5"/>
    <w:pPr>
      <w:ind w:left="720"/>
      <w:contextualSpacing/>
    </w:pPr>
  </w:style>
  <w:style w:type="paragraph" w:styleId="PreformattatoHTML">
    <w:name w:val="HTML Preformatted"/>
    <w:basedOn w:val="Normale"/>
    <w:link w:val="PreformattatoHTMLCarattere"/>
    <w:uiPriority w:val="99"/>
    <w:semiHidden/>
    <w:unhideWhenUsed/>
    <w:rsid w:val="007D0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semiHidden/>
    <w:rsid w:val="007D0888"/>
    <w:rPr>
      <w:rFonts w:ascii="Courier New" w:hAnsi="Courier New" w:cs="Courier New"/>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78684">
      <w:bodyDiv w:val="1"/>
      <w:marLeft w:val="0"/>
      <w:marRight w:val="0"/>
      <w:marTop w:val="0"/>
      <w:marBottom w:val="0"/>
      <w:divBdr>
        <w:top w:val="none" w:sz="0" w:space="0" w:color="auto"/>
        <w:left w:val="none" w:sz="0" w:space="0" w:color="auto"/>
        <w:bottom w:val="none" w:sz="0" w:space="0" w:color="auto"/>
        <w:right w:val="none" w:sz="0" w:space="0" w:color="auto"/>
      </w:divBdr>
      <w:divsChild>
        <w:div w:id="684478139">
          <w:marLeft w:val="0"/>
          <w:marRight w:val="0"/>
          <w:marTop w:val="0"/>
          <w:marBottom w:val="0"/>
          <w:divBdr>
            <w:top w:val="none" w:sz="0" w:space="0" w:color="auto"/>
            <w:left w:val="none" w:sz="0" w:space="0" w:color="auto"/>
            <w:bottom w:val="none" w:sz="0" w:space="0" w:color="auto"/>
            <w:right w:val="none" w:sz="0" w:space="0" w:color="auto"/>
          </w:divBdr>
        </w:div>
      </w:divsChild>
    </w:div>
    <w:div w:id="749934690">
      <w:bodyDiv w:val="1"/>
      <w:marLeft w:val="0"/>
      <w:marRight w:val="0"/>
      <w:marTop w:val="0"/>
      <w:marBottom w:val="0"/>
      <w:divBdr>
        <w:top w:val="none" w:sz="0" w:space="0" w:color="auto"/>
        <w:left w:val="none" w:sz="0" w:space="0" w:color="auto"/>
        <w:bottom w:val="none" w:sz="0" w:space="0" w:color="auto"/>
        <w:right w:val="none" w:sz="0" w:space="0" w:color="auto"/>
      </w:divBdr>
    </w:div>
    <w:div w:id="793907046">
      <w:bodyDiv w:val="1"/>
      <w:marLeft w:val="0"/>
      <w:marRight w:val="0"/>
      <w:marTop w:val="0"/>
      <w:marBottom w:val="0"/>
      <w:divBdr>
        <w:top w:val="none" w:sz="0" w:space="0" w:color="auto"/>
        <w:left w:val="none" w:sz="0" w:space="0" w:color="auto"/>
        <w:bottom w:val="none" w:sz="0" w:space="0" w:color="auto"/>
        <w:right w:val="none" w:sz="0" w:space="0" w:color="auto"/>
      </w:divBdr>
    </w:div>
    <w:div w:id="1396201611">
      <w:bodyDiv w:val="1"/>
      <w:marLeft w:val="0"/>
      <w:marRight w:val="0"/>
      <w:marTop w:val="0"/>
      <w:marBottom w:val="0"/>
      <w:divBdr>
        <w:top w:val="none" w:sz="0" w:space="0" w:color="auto"/>
        <w:left w:val="none" w:sz="0" w:space="0" w:color="auto"/>
        <w:bottom w:val="none" w:sz="0" w:space="0" w:color="auto"/>
        <w:right w:val="none" w:sz="0" w:space="0" w:color="auto"/>
      </w:divBdr>
      <w:divsChild>
        <w:div w:id="331952103">
          <w:marLeft w:val="0"/>
          <w:marRight w:val="0"/>
          <w:marTop w:val="0"/>
          <w:marBottom w:val="0"/>
          <w:divBdr>
            <w:top w:val="none" w:sz="0" w:space="0" w:color="auto"/>
            <w:left w:val="none" w:sz="0" w:space="0" w:color="auto"/>
            <w:bottom w:val="none" w:sz="0" w:space="0" w:color="auto"/>
            <w:right w:val="none" w:sz="0" w:space="0" w:color="auto"/>
          </w:divBdr>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4806509">
      <w:bodyDiv w:val="1"/>
      <w:marLeft w:val="0"/>
      <w:marRight w:val="0"/>
      <w:marTop w:val="0"/>
      <w:marBottom w:val="0"/>
      <w:divBdr>
        <w:top w:val="none" w:sz="0" w:space="0" w:color="auto"/>
        <w:left w:val="none" w:sz="0" w:space="0" w:color="auto"/>
        <w:bottom w:val="none" w:sz="0" w:space="0" w:color="auto"/>
        <w:right w:val="none" w:sz="0" w:space="0" w:color="auto"/>
      </w:divBdr>
    </w:div>
    <w:div w:id="1680694233">
      <w:bodyDiv w:val="1"/>
      <w:marLeft w:val="0"/>
      <w:marRight w:val="0"/>
      <w:marTop w:val="0"/>
      <w:marBottom w:val="0"/>
      <w:divBdr>
        <w:top w:val="none" w:sz="0" w:space="0" w:color="auto"/>
        <w:left w:val="none" w:sz="0" w:space="0" w:color="auto"/>
        <w:bottom w:val="none" w:sz="0" w:space="0" w:color="auto"/>
        <w:right w:val="none" w:sz="0" w:space="0" w:color="auto"/>
      </w:divBdr>
    </w:div>
    <w:div w:id="1691566728">
      <w:bodyDiv w:val="1"/>
      <w:marLeft w:val="0"/>
      <w:marRight w:val="0"/>
      <w:marTop w:val="0"/>
      <w:marBottom w:val="0"/>
      <w:divBdr>
        <w:top w:val="none" w:sz="0" w:space="0" w:color="auto"/>
        <w:left w:val="none" w:sz="0" w:space="0" w:color="auto"/>
        <w:bottom w:val="none" w:sz="0" w:space="0" w:color="auto"/>
        <w:right w:val="none" w:sz="0" w:space="0" w:color="auto"/>
      </w:divBdr>
      <w:divsChild>
        <w:div w:id="1376656919">
          <w:marLeft w:val="0"/>
          <w:marRight w:val="0"/>
          <w:marTop w:val="0"/>
          <w:marBottom w:val="0"/>
          <w:divBdr>
            <w:top w:val="none" w:sz="0" w:space="0" w:color="auto"/>
            <w:left w:val="none" w:sz="0" w:space="0" w:color="auto"/>
            <w:bottom w:val="none" w:sz="0" w:space="0" w:color="auto"/>
            <w:right w:val="none" w:sz="0" w:space="0" w:color="auto"/>
          </w:divBdr>
        </w:div>
      </w:divsChild>
    </w:div>
    <w:div w:id="1718822386">
      <w:bodyDiv w:val="1"/>
      <w:marLeft w:val="0"/>
      <w:marRight w:val="0"/>
      <w:marTop w:val="0"/>
      <w:marBottom w:val="0"/>
      <w:divBdr>
        <w:top w:val="none" w:sz="0" w:space="0" w:color="auto"/>
        <w:left w:val="none" w:sz="0" w:space="0" w:color="auto"/>
        <w:bottom w:val="none" w:sz="0" w:space="0" w:color="auto"/>
        <w:right w:val="none" w:sz="0" w:space="0" w:color="auto"/>
      </w:divBdr>
      <w:divsChild>
        <w:div w:id="907501677">
          <w:marLeft w:val="0"/>
          <w:marRight w:val="0"/>
          <w:marTop w:val="0"/>
          <w:marBottom w:val="0"/>
          <w:divBdr>
            <w:top w:val="none" w:sz="0" w:space="0" w:color="auto"/>
            <w:left w:val="none" w:sz="0" w:space="0" w:color="auto"/>
            <w:bottom w:val="none" w:sz="0" w:space="0" w:color="auto"/>
            <w:right w:val="none" w:sz="0" w:space="0" w:color="auto"/>
          </w:divBdr>
        </w:div>
      </w:divsChild>
    </w:div>
    <w:div w:id="1805148835">
      <w:bodyDiv w:val="1"/>
      <w:marLeft w:val="0"/>
      <w:marRight w:val="0"/>
      <w:marTop w:val="0"/>
      <w:marBottom w:val="0"/>
      <w:divBdr>
        <w:top w:val="none" w:sz="0" w:space="0" w:color="auto"/>
        <w:left w:val="none" w:sz="0" w:space="0" w:color="auto"/>
        <w:bottom w:val="none" w:sz="0" w:space="0" w:color="auto"/>
        <w:right w:val="none" w:sz="0" w:space="0" w:color="auto"/>
      </w:divBdr>
      <w:divsChild>
        <w:div w:id="2124491351">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19097953">
      <w:bodyDiv w:val="1"/>
      <w:marLeft w:val="0"/>
      <w:marRight w:val="0"/>
      <w:marTop w:val="0"/>
      <w:marBottom w:val="0"/>
      <w:divBdr>
        <w:top w:val="none" w:sz="0" w:space="0" w:color="auto"/>
        <w:left w:val="none" w:sz="0" w:space="0" w:color="auto"/>
        <w:bottom w:val="none" w:sz="0" w:space="0" w:color="auto"/>
        <w:right w:val="none" w:sz="0" w:space="0" w:color="auto"/>
      </w:divBdr>
      <w:divsChild>
        <w:div w:id="363217757">
          <w:marLeft w:val="0"/>
          <w:marRight w:val="0"/>
          <w:marTop w:val="0"/>
          <w:marBottom w:val="0"/>
          <w:divBdr>
            <w:top w:val="none" w:sz="0" w:space="0" w:color="auto"/>
            <w:left w:val="none" w:sz="0" w:space="0" w:color="auto"/>
            <w:bottom w:val="none" w:sz="0" w:space="0" w:color="auto"/>
            <w:right w:val="none" w:sz="0" w:space="0" w:color="auto"/>
          </w:divBdr>
        </w:div>
      </w:divsChild>
    </w:div>
    <w:div w:id="2077390526">
      <w:bodyDiv w:val="1"/>
      <w:marLeft w:val="0"/>
      <w:marRight w:val="0"/>
      <w:marTop w:val="0"/>
      <w:marBottom w:val="0"/>
      <w:divBdr>
        <w:top w:val="none" w:sz="0" w:space="0" w:color="auto"/>
        <w:left w:val="none" w:sz="0" w:space="0" w:color="auto"/>
        <w:bottom w:val="none" w:sz="0" w:space="0" w:color="auto"/>
        <w:right w:val="none" w:sz="0" w:space="0" w:color="auto"/>
      </w:divBdr>
    </w:div>
    <w:div w:id="2128115768">
      <w:bodyDiv w:val="1"/>
      <w:marLeft w:val="0"/>
      <w:marRight w:val="0"/>
      <w:marTop w:val="0"/>
      <w:marBottom w:val="0"/>
      <w:divBdr>
        <w:top w:val="none" w:sz="0" w:space="0" w:color="auto"/>
        <w:left w:val="none" w:sz="0" w:space="0" w:color="auto"/>
        <w:bottom w:val="none" w:sz="0" w:space="0" w:color="auto"/>
        <w:right w:val="none" w:sz="0" w:space="0" w:color="auto"/>
      </w:divBdr>
      <w:divsChild>
        <w:div w:id="614020990">
          <w:marLeft w:val="0"/>
          <w:marRight w:val="0"/>
          <w:marTop w:val="0"/>
          <w:marBottom w:val="0"/>
          <w:divBdr>
            <w:top w:val="none" w:sz="0" w:space="0" w:color="auto"/>
            <w:left w:val="none" w:sz="0" w:space="0" w:color="auto"/>
            <w:bottom w:val="none" w:sz="0" w:space="0" w:color="auto"/>
            <w:right w:val="none" w:sz="0" w:space="0" w:color="auto"/>
          </w:divBdr>
        </w:div>
      </w:divsChild>
    </w:div>
    <w:div w:id="2140681443">
      <w:bodyDiv w:val="1"/>
      <w:marLeft w:val="0"/>
      <w:marRight w:val="0"/>
      <w:marTop w:val="0"/>
      <w:marBottom w:val="0"/>
      <w:divBdr>
        <w:top w:val="none" w:sz="0" w:space="0" w:color="auto"/>
        <w:left w:val="none" w:sz="0" w:space="0" w:color="auto"/>
        <w:bottom w:val="none" w:sz="0" w:space="0" w:color="auto"/>
        <w:right w:val="none" w:sz="0" w:space="0" w:color="auto"/>
      </w:divBdr>
      <w:divsChild>
        <w:div w:id="17257139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igistump.com/products/1" TargetMode="External"/><Relationship Id="rId13" Type="http://schemas.openxmlformats.org/officeDocument/2006/relationships/image" Target="media/image5.svg"/><Relationship Id="rId18" Type="http://schemas.openxmlformats.org/officeDocument/2006/relationships/hyperlink" Target="https://digistump.com/wiki/digispark/tutorials/connecting"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79B32-8FF0-A540-A3B2-B213DB005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15</Pages>
  <Words>3748</Words>
  <Characters>21367</Characters>
  <Application>Microsoft Office Word</Application>
  <DocSecurity>0</DocSecurity>
  <Lines>178</Lines>
  <Paragraphs>50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25065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511</cp:revision>
  <cp:lastPrinted>2012-10-05T07:12:00Z</cp:lastPrinted>
  <dcterms:created xsi:type="dcterms:W3CDTF">2018-11-21T12:24:00Z</dcterms:created>
  <dcterms:modified xsi:type="dcterms:W3CDTF">2019-01-18T14:01:00Z</dcterms:modified>
  <cp:category/>
</cp:coreProperties>
</file>